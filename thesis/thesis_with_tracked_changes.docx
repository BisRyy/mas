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both"/>
        <w:rPr/>
      </w:pPr>
      <w:r>
        <w:rPr>
          <w:rtl w:val="0"/>
        </w:rPr>
      </w:r>
    </w:p>
    <w:p w:rsidR="00000000" w:rsidDel="00000000" w:rsidP="00000000" w:rsidRDefault="00000000" w:rsidRPr="00000000" w14:paraId="00000002">
      <w:pPr>
        <w:spacing w:after="160" w:line="259" w:lineRule="auto"/>
        <w:jc w:val="center"/>
        <w:rPr>
          <w:i w:val="1"/>
          <w:iCs w:val="1"/>
        </w:rPr>
      </w:pPr>
      <w:r>
        <w:rPr>
          <w:b w:val="1"/>
          <w:bCs w:val="1"/>
          <w:sz w:val="28"/>
          <w:szCs w:val="28"/>
        </w:rPr>
        <w:drawing>
          <wp:inline distB="0" distT="0" distL="0" distR="0">
            <wp:extent cx="1360721" cy="1594594"/>
            <wp:effectExtent b="0" l="0" r="0" t="0"/>
            <wp:docPr id="1" name="image2.jpg"/>
            <a:graphic>
              <a:graphicData uri="http://schemas.openxmlformats.org/drawingml/2006/picture">
                <pic:pic>
                  <pic:nvPicPr>
                    <pic:cNvPr id="0" name="image2.jpg"/>
                    <pic:cNvPicPr preferRelativeResize="0"/>
                  </pic:nvPicPr>
                  <pic:blipFill>
                    <a:blip r:embed="rId7"/>
                    <a:srcRect b="40054" l="29973" r="35150" t="19074"/>
                    <a:stretch>
                      <a:fillRect/>
                    </a:stretch>
                  </pic:blipFill>
                  <pic:spPr>
                    <a:xfrm>
                      <a:off x="0" y="0"/>
                      <a:ext cx="1360721" cy="1594594"/>
                    </a:xfrm>
                    <a:prstGeom prst="rect"/>
                    <a:ln/>
                  </pic:spPr>
                </pic:pic>
              </a:graphicData>
            </a:graphic>
          </wp:inline>
        </w:drawing>
      </w:r>
      <w:r>
        <w:rPr>
          <w:rtl w:val="0"/>
        </w:rPr>
      </w:r>
    </w:p>
    <w:p w:rsidR="00000000" w:rsidDel="00000000" w:rsidP="00000000" w:rsidRDefault="00000000" w:rsidRPr="00000000" w14:paraId="00000003">
      <w:pPr>
        <w:spacing w:after="0" w:line="259" w:lineRule="auto"/>
        <w:ind w:left="57" w:firstLine="0"/>
        <w:jc w:val="center"/>
        <w:rPr>
          <w:b w:val="1"/>
          <w:bCs w:val="1"/>
          <w:i w:val="1"/>
          <w:iCs w:val="1"/>
          <w:sz w:val="28"/>
          <w:szCs w:val="28"/>
        </w:rPr>
      </w:pPr>
      <w:r>
        <w:rPr>
          <w:b w:val="1"/>
          <w:bCs w:val="1"/>
          <w:i w:val="1"/>
          <w:iCs w:val="1"/>
          <w:sz w:val="28"/>
          <w:szCs w:val="28"/>
          <w:rtl w:val="0"/>
        </w:rPr>
        <w:t xml:space="preserve">ADDIS ABABA SCIENCE AND TECHNOLOGY UNIVERSITY</w:t>
      </w:r>
    </w:p>
    <w:p w:rsidR="00000000" w:rsidDel="00000000" w:rsidP="00000000" w:rsidRDefault="00000000" w:rsidRPr="00000000" w14:paraId="00000004">
      <w:pPr>
        <w:spacing w:after="0" w:line="259" w:lineRule="auto"/>
        <w:ind w:left="10" w:right="6" w:firstLine="0"/>
        <w:jc w:val="center"/>
        <w:rPr>
          <w:b w:val="1"/>
          <w:bCs w:val="1"/>
          <w:i w:val="1"/>
          <w:iCs w:val="1"/>
          <w:sz w:val="28"/>
          <w:szCs w:val="28"/>
        </w:rPr>
      </w:pPr>
      <w:r>
        <w:rPr>
          <w:rtl w:val="0"/>
        </w:rPr>
      </w:r>
    </w:p>
    <w:p w:rsidR="00000000" w:rsidDel="00000000" w:rsidP="00000000" w:rsidRDefault="00000000" w:rsidRPr="00000000" w14:paraId="00000005">
      <w:pPr>
        <w:spacing w:after="0" w:line="259" w:lineRule="auto"/>
        <w:ind w:right="6"/>
        <w:jc w:val="center"/>
        <w:rPr>
          <w:i w:val="1"/>
          <w:iCs w:val="1"/>
        </w:rPr>
      </w:pPr>
      <w:r>
        <w:rPr>
          <w:rtl w:val="0"/>
        </w:rPr>
      </w:r>
    </w:p>
    <w:p w:rsidR="00000000" w:rsidDel="00000000" w:rsidP="00000000" w:rsidRDefault="00000000" w:rsidRPr="00000000" w14:paraId="00000006">
      <w:pPr>
        <w:spacing w:after="0" w:line="259" w:lineRule="auto"/>
        <w:ind w:right="6"/>
        <w:jc w:val="center"/>
        <w:rPr/>
      </w:pPr>
      <w:r>
        <w:rPr>
          <w:rtl w:val="0"/>
        </w:rPr>
      </w:r>
    </w:p>
    <w:p w:rsidR="00000000" w:rsidDel="00000000" w:rsidP="00000000" w:rsidRDefault="00000000" w:rsidRPr="00000000" w14:paraId="00000007">
      <w:pPr>
        <w:spacing w:after="0" w:line="259" w:lineRule="auto"/>
        <w:ind w:left="10" w:right="6" w:firstLine="0"/>
        <w:jc w:val="center"/>
        <w:rPr>
          <w:b w:val="1"/>
          <w:bCs w:val="1"/>
          <w:sz w:val="28"/>
          <w:szCs w:val="28"/>
        </w:rPr>
      </w:pPr>
      <w:r>
        <w:rPr>
          <w:b w:val="1"/>
          <w:bCs w:val="1"/>
          <w:sz w:val="36"/>
          <w:szCs w:val="36"/>
          <w:rtl w:val="0"/>
        </w:rPr>
        <w:t xml:space="preserve">DESIGN, IMPLEMENTATION, AND EMPIRICAL EVALUATION OF A MULTI-AGENT ARCHITECTURE FOR E-COMMERCE INVENTORY OPTIMIZATION </w:t>
      </w:r>
      <w:r>
        <w:rPr>
          <w:rtl w:val="0"/>
        </w:rPr>
      </w:r>
    </w:p>
    <w:p w:rsidR="00000000" w:rsidDel="00000000" w:rsidP="00000000" w:rsidRDefault="00000000" w:rsidRPr="00000000" w14:paraId="00000008">
      <w:pPr>
        <w:spacing w:after="0" w:line="259" w:lineRule="auto"/>
        <w:ind w:left="57" w:firstLine="0"/>
        <w:jc w:val="center"/>
        <w:rPr/>
      </w:pPr>
      <w:r>
        <w:rPr>
          <w:rtl w:val="0"/>
        </w:rPr>
      </w:r>
    </w:p>
    <w:p w:rsidR="00000000" w:rsidDel="00000000" w:rsidP="00000000" w:rsidRDefault="00000000" w:rsidRPr="00000000" w14:paraId="00000009">
      <w:pPr>
        <w:spacing w:after="0" w:line="259" w:lineRule="auto"/>
        <w:ind w:left="57" w:firstLine="0"/>
        <w:jc w:val="center"/>
        <w:rPr/>
      </w:pPr>
      <w:r>
        <w:rPr>
          <w:rtl w:val="0"/>
        </w:rPr>
        <w:t xml:space="preserve"> </w:t>
      </w:r>
    </w:p>
    <w:p w:rsidR="00000000" w:rsidDel="00000000" w:rsidP="00000000" w:rsidRDefault="00000000" w:rsidRPr="00000000" w14:paraId="0000000A">
      <w:pPr>
        <w:spacing w:after="0" w:line="259" w:lineRule="auto"/>
        <w:ind w:left="57" w:firstLine="0"/>
        <w:jc w:val="center"/>
        <w:rPr/>
      </w:pPr>
      <w:r>
        <w:rPr>
          <w:rtl w:val="0"/>
        </w:rPr>
      </w:r>
    </w:p>
    <w:p w:rsidR="00000000" w:rsidDel="00000000" w:rsidP="00000000" w:rsidRDefault="00000000" w:rsidRPr="00000000" w14:paraId="0000000B">
      <w:pPr>
        <w:spacing w:after="0" w:line="259" w:lineRule="auto"/>
        <w:ind w:left="57" w:firstLine="0"/>
        <w:jc w:val="center"/>
        <w:rPr>
          <w:b w:val="1"/>
          <w:bCs w:val="1"/>
        </w:rPr>
      </w:pPr>
      <w:r>
        <w:rPr>
          <w:b w:val="1"/>
          <w:bCs w:val="1"/>
          <w:rtl w:val="0"/>
        </w:rPr>
        <w:t xml:space="preserve">By</w:t>
      </w:r>
    </w:p>
    <w:p w:rsidR="00000000" w:rsidDel="00000000" w:rsidP="00000000" w:rsidRDefault="00000000" w:rsidRPr="00000000" w14:paraId="0000000C">
      <w:pPr>
        <w:spacing w:after="0" w:line="259" w:lineRule="auto"/>
        <w:jc w:val="center"/>
        <w:rPr/>
      </w:pPr>
      <w:r>
        <w:rPr>
          <w:rtl w:val="0"/>
        </w:rPr>
      </w:r>
    </w:p>
    <w:p w:rsidR="00000000" w:rsidDel="00000000" w:rsidP="00000000" w:rsidRDefault="00000000" w:rsidRPr="00000000" w14:paraId="0000000D">
      <w:pPr>
        <w:spacing w:after="0" w:line="259" w:lineRule="auto"/>
        <w:ind w:left="57" w:firstLine="0"/>
        <w:jc w:val="center"/>
        <w:rPr/>
      </w:pPr>
      <w:r>
        <w:rPr>
          <w:rtl w:val="0"/>
        </w:rPr>
      </w:r>
    </w:p>
    <w:p w:rsidR="00000000" w:rsidDel="00000000" w:rsidP="00000000" w:rsidRDefault="00000000" w:rsidRPr="00000000" w14:paraId="0000000E">
      <w:pPr>
        <w:spacing w:after="0" w:line="259" w:lineRule="auto"/>
        <w:ind w:left="57" w:firstLine="0"/>
        <w:jc w:val="center"/>
        <w:rPr>
          <w:b w:val="1"/>
          <w:bCs w:val="1"/>
          <w:sz w:val="28"/>
          <w:szCs w:val="28"/>
        </w:rPr>
      </w:pPr>
      <w:r>
        <w:rPr>
          <w:b w:val="1"/>
          <w:bCs w:val="1"/>
          <w:sz w:val="28"/>
          <w:szCs w:val="28"/>
          <w:rtl w:val="0"/>
        </w:rPr>
        <w:t xml:space="preserve">BISRAT KEBERE DEREBE</w:t>
      </w:r>
    </w:p>
    <w:p w:rsidR="00000000" w:rsidDel="00000000" w:rsidP="00000000" w:rsidRDefault="00000000" w:rsidRPr="00000000" w14:paraId="0000000F">
      <w:pPr>
        <w:spacing w:after="0" w:line="259" w:lineRule="auto"/>
        <w:ind w:left="57" w:firstLine="0"/>
        <w:jc w:val="center"/>
        <w:rPr/>
      </w:pPr>
      <w:r>
        <w:rPr>
          <w:rtl w:val="0"/>
        </w:rPr>
        <w:t xml:space="preserve"> </w:t>
      </w:r>
    </w:p>
    <w:p w:rsidR="00000000" w:rsidDel="00000000" w:rsidP="00000000" w:rsidRDefault="00000000" w:rsidRPr="00000000" w14:paraId="00000010">
      <w:pPr>
        <w:spacing w:after="0" w:line="259" w:lineRule="auto"/>
        <w:jc w:val="center"/>
        <w:rPr/>
      </w:pPr>
      <w:r>
        <w:rPr>
          <w:rtl w:val="0"/>
        </w:rPr>
        <w:t xml:space="preserve"> </w:t>
      </w:r>
    </w:p>
    <w:p w:rsidR="00000000" w:rsidDel="00000000" w:rsidP="00000000" w:rsidRDefault="00000000" w:rsidRPr="00000000" w14:paraId="00000011">
      <w:pPr>
        <w:spacing w:after="0" w:line="259" w:lineRule="auto"/>
        <w:ind w:right="6"/>
        <w:jc w:val="center"/>
        <w:rPr>
          <w:i w:val="1"/>
          <w:iCs w:val="1"/>
        </w:rPr>
      </w:pPr>
      <w:r>
        <w:rPr>
          <w:rtl w:val="0"/>
        </w:rPr>
      </w:r>
    </w:p>
    <w:p w:rsidR="00000000" w:rsidDel="00000000" w:rsidP="00000000" w:rsidRDefault="00000000" w:rsidRPr="00000000" w14:paraId="00000012">
      <w:pPr>
        <w:spacing w:after="0" w:line="480" w:lineRule="auto"/>
        <w:ind w:left="10" w:right="6" w:firstLine="0"/>
        <w:jc w:val="center"/>
        <w:rPr/>
      </w:pPr>
      <w:r>
        <w:rPr>
          <w:rtl w:val="0"/>
        </w:rPr>
        <w:t xml:space="preserve">A Thesis Submitted as a Partial Fulfillment to the Requirements for the Award of the Degree of Master of Science  in Software Engineering</w:t>
      </w:r>
    </w:p>
    <w:p w:rsidR="00000000" w:rsidDel="00000000" w:rsidP="00000000" w:rsidRDefault="00000000" w:rsidRPr="00000000" w14:paraId="00000013">
      <w:pPr>
        <w:spacing w:after="0" w:line="480" w:lineRule="auto"/>
        <w:ind w:left="10" w:right="6" w:firstLine="0"/>
        <w:jc w:val="center"/>
        <w:rPr/>
      </w:pPr>
      <w:r>
        <w:rPr>
          <w:rtl w:val="0"/>
        </w:rPr>
        <w:t xml:space="preserve">to</w:t>
      </w:r>
    </w:p>
    <w:p w:rsidR="00000000" w:rsidDel="00000000" w:rsidP="00000000" w:rsidRDefault="00000000" w:rsidRPr="00000000" w14:paraId="00000014">
      <w:pPr>
        <w:spacing w:after="0" w:line="259" w:lineRule="auto"/>
        <w:ind w:left="57" w:firstLine="0"/>
        <w:jc w:val="center"/>
        <w:rPr/>
      </w:pPr>
      <w:r>
        <w:rPr>
          <w:rtl w:val="0"/>
        </w:rPr>
      </w:r>
    </w:p>
    <w:p w:rsidR="00000000" w:rsidDel="00000000" w:rsidP="00000000" w:rsidRDefault="00000000" w:rsidRPr="00000000" w14:paraId="00000015">
      <w:pPr>
        <w:spacing w:after="0" w:line="480" w:lineRule="auto"/>
        <w:ind w:left="10" w:right="6" w:firstLine="0"/>
        <w:jc w:val="center"/>
        <w:rPr>
          <w:b w:val="1"/>
          <w:bCs w:val="1"/>
          <w:sz w:val="28"/>
          <w:szCs w:val="28"/>
        </w:rPr>
      </w:pPr>
      <w:r>
        <w:rPr>
          <w:b w:val="1"/>
          <w:bCs w:val="1"/>
          <w:sz w:val="28"/>
          <w:szCs w:val="28"/>
          <w:rtl w:val="0"/>
        </w:rPr>
        <w:t xml:space="preserve">DEPARTMENT OF SOFTWARE ENGINEERING </w:t>
      </w:r>
    </w:p>
    <w:p w:rsidR="00000000" w:rsidDel="00000000" w:rsidP="00000000" w:rsidRDefault="00000000" w:rsidRPr="00000000" w14:paraId="00000016">
      <w:pPr>
        <w:spacing w:after="0" w:line="480" w:lineRule="auto"/>
        <w:ind w:left="10" w:right="6" w:firstLine="0"/>
        <w:jc w:val="center"/>
        <w:rPr>
          <w:b w:val="1"/>
          <w:bCs w:val="1"/>
          <w:sz w:val="28"/>
          <w:szCs w:val="28"/>
        </w:rPr>
      </w:pPr>
      <w:r>
        <w:rPr>
          <w:b w:val="1"/>
          <w:bCs w:val="1"/>
          <w:sz w:val="28"/>
          <w:szCs w:val="28"/>
          <w:rtl w:val="0"/>
        </w:rPr>
        <w:t xml:space="preserve"> SCHOOL OF POST GRADUATE STUDIES  </w:t>
      </w:r>
    </w:p>
    <w:p w:rsidR="00000000" w:rsidDel="00000000" w:rsidP="00000000" w:rsidRDefault="00000000" w:rsidRPr="00000000" w14:paraId="00000017">
      <w:pPr>
        <w:spacing w:after="0" w:line="259" w:lineRule="auto"/>
        <w:ind w:left="57" w:firstLine="0"/>
        <w:jc w:val="center"/>
        <w:rPr/>
      </w:pPr>
      <w:r>
        <w:rPr>
          <w:rtl w:val="0"/>
        </w:rPr>
        <w:t xml:space="preserve"> </w:t>
      </w:r>
    </w:p>
    <w:p w:rsidR="00000000" w:rsidDel="00000000" w:rsidP="00000000" w:rsidRDefault="00000000" w:rsidRPr="00000000" w14:paraId="00000018">
      <w:pPr>
        <w:spacing w:after="160" w:line="259" w:lineRule="auto"/>
        <w:jc w:val="center"/>
        <w:rPr/>
      </w:pPr>
      <w:r>
        <w:rPr>
          <w:rtl w:val="0"/>
        </w:rPr>
      </w:r>
    </w:p>
    <w:p w:rsidR="00000000" w:rsidDel="00000000" w:rsidP="00000000" w:rsidRDefault="00000000" w:rsidRPr="00000000" w14:paraId="00000019">
      <w:pPr>
        <w:spacing w:after="160" w:line="259" w:lineRule="auto"/>
        <w:jc w:val="center"/>
        <w:rPr/>
      </w:pPr>
      <w:r>
        <w:rPr>
          <w:b w:val="1"/>
          <w:bCs w:val="1"/>
          <w:sz w:val="28"/>
          <w:szCs w:val="28"/>
          <w:rtl w:val="0"/>
        </w:rPr>
        <w:t xml:space="preserve">MAY, 2026</w:t>
        <w:br w:type="textWrapping"/>
      </w:r>
      <w:r>
        <w:rPr>
          <w:rtl w:val="0"/>
        </w:rPr>
      </w:r>
    </w:p>
    <w:bookmarkStart w:colFirst="0" w:colLast="0" w:name="7w5a8zq8anxy" w:id="0"/>
    <w:bookmarkEnd w:id="0"/>
    <w:p w:rsidR="00000000" w:rsidDel="00000000" w:rsidP="00000000" w:rsidRDefault="00000000" w:rsidRPr="00000000" w14:paraId="0000001A">
      <w:pPr>
        <w:pStyle w:val="Heading1"/>
        <w:jc w:val="both"/>
        <w:rPr/>
      </w:pPr>
      <w:r>
        <w:rPr>
          <w:rtl w:val="0"/>
        </w:rPr>
        <w:t xml:space="preserve">Approval Page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thesis prepared by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Bisrat Kebere Derebe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entitled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Implementation, and Empirical Evaluation of a Multi-Agent Architecture for E-Commerce Inventory Optimization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submitted as a partial fulfillment for the award of the Degree of Master of Science in Software Engineering complies with the regulations of the university and meets the accepted standards with respect to originality, content and quality.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Signed by Examining Board:</w:t>
      </w:r>
      <w:r>
        <w:rPr>
          <w:rtl w:val="0"/>
        </w:rPr>
      </w:r>
    </w:p>
    <w:tbl>
      <w:tblPr>
        <w:tblStyle w:val="Table1"/>
        <w:tblW w:w="828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2595"/>
        <w:gridCol w:w="2325"/>
        <w:gridCol w:w="1860"/>
        <w:gridCol w:w="1500"/>
        <w:tblGridChange w:id="0">
          <w:tblGrid>
            <w:gridCol w:w="2595"/>
            <w:gridCol w:w="2325"/>
            <w:gridCol w:w="1860"/>
            <w:gridCol w:w="150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Role</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Name</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Signature</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tcBorders>
              <w:top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w:t>
            </w:r>
          </w:p>
        </w:tc>
        <w:tc>
          <w:tcPr>
            <w:tcBorders>
              <w:top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tcBorders>
              <w:top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Examiner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Examiner</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Chairperson</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DGC Chairperson</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SPGS Dean / Vice Dean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c>
      </w:tr>
    </w:tbl>
    <w:p w:rsidR="00000000" w:rsidDel="00000000" w:rsidP="00000000" w:rsidRDefault="00000000" w:rsidRPr="00000000" w14:paraId="00000039">
      <w:pPr>
        <w:pStyle w:val="Heading1"/>
        <w:jc w:val="both"/>
        <w:rPr/>
      </w:pPr>
      <w:r>
        <w:br w:type="page"/>
      </w:r>
      <w:r>
        <w:rPr>
          <w:rtl w:val="0"/>
        </w:rPr>
      </w:r>
    </w:p>
    <w:bookmarkStart w:colFirst="0" w:colLast="0" w:name="4h08u2992b1j" w:id="1"/>
    <w:bookmarkEnd w:id="1"/>
    <w:p w:rsidR="00000000" w:rsidDel="00000000" w:rsidP="00000000" w:rsidRDefault="00000000" w:rsidRPr="00000000" w14:paraId="0000003A">
      <w:pPr>
        <w:pStyle w:val="Heading1"/>
        <w:jc w:val="both"/>
        <w:rPr/>
      </w:pPr>
      <w:r>
        <w:rPr>
          <w:rtl w:val="0"/>
        </w:rPr>
        <w:t xml:space="preserve">Declaration</w:t>
      </w:r>
    </w:p>
    <w:p w:rsidR="00000000" w:rsidDel="00000000" w:rsidP="00000000" w:rsidRDefault="00000000" w:rsidRPr="00000000" w14:paraId="0000003B">
      <w:pPr>
        <w:spacing w:after="160" w:line="480" w:lineRule="auto"/>
        <w:jc w:val="both"/>
        <w:rPr/>
      </w:pPr>
      <w:r>
        <w:rPr>
          <w:rtl w:val="0"/>
        </w:rPr>
        <w:t xml:space="preserve">I hereby declare that this thesis entitled “</w:t>
      </w:r>
      <w:r>
        <w:rPr>
          <w:b w:val="1"/>
          <w:bCs w:val="1"/>
          <w:rtl w:val="0"/>
        </w:rPr>
        <w:t xml:space="preserve">Design, Implementation, and Empirical Evaluation of a Multi-Agent Architecture for E-Commerce Inventory Optimization”</w:t>
      </w:r>
      <w:r>
        <w:rPr>
          <w:rtl w:val="0"/>
        </w:rPr>
        <w:t xml:space="preserve"> was prepared by me, with the guidance of my advisor. The work contained herein is my own except where explicitly stated otherwise in the text, and that this work has not been submitted, in whole or in part, for any other degree or professional qualification. </w:t>
      </w:r>
    </w:p>
    <w:p w:rsidR="00000000" w:rsidDel="00000000" w:rsidP="00000000" w:rsidRDefault="00000000" w:rsidRPr="00000000" w14:paraId="0000003C">
      <w:pPr>
        <w:spacing w:after="160" w:line="259" w:lineRule="auto"/>
        <w:jc w:val="both"/>
        <w:rPr/>
      </w:pPr>
      <w:r>
        <w:rPr>
          <w:rtl w:val="0"/>
        </w:rPr>
      </w:r>
    </w:p>
    <w:tbl>
      <w:tblPr>
        <w:tblStyle w:val="Table2"/>
        <w:tblW w:w="8710.0" w:type="dxa"/>
        <w:jc w:val="center"/>
        <w:tblLayout w:type="fixed"/>
        <w:tblLook w:val="0400"/>
      </w:tblPr>
      <w:tblGrid>
        <w:gridCol w:w="5422"/>
        <w:gridCol w:w="3288"/>
        <w:tblGridChange w:id="0">
          <w:tblGrid>
            <w:gridCol w:w="5422"/>
            <w:gridCol w:w="3288"/>
          </w:tblGrid>
        </w:tblGridChange>
      </w:tblGrid>
      <w:tr>
        <w:trPr>
          <w:cantSplit w:val="0"/>
          <w:trHeight w:val="245" w:hRule="atLeast"/>
          <w:tblHeader w:val="0"/>
        </w:trPr>
        <w:tc>
          <w:tcPr>
            <w:shd w:fill="auto" w:val="clear"/>
          </w:tcPr>
          <w:p w:rsidR="00000000" w:rsidDel="00000000" w:rsidP="00000000" w:rsidRDefault="00000000" w:rsidRPr="00000000" w14:paraId="0000003D">
            <w:pPr>
              <w:tabs>
                <w:tab w:val="right" w:leader="none" w:pos="3261"/>
                <w:tab w:val="left" w:leader="none" w:pos="7371"/>
                <w:tab w:val="left" w:leader="none" w:pos="10490"/>
              </w:tabs>
              <w:spacing w:before="120" w:line="259" w:lineRule="auto"/>
              <w:jc w:val="both"/>
              <w:rPr/>
            </w:pPr>
            <w:r>
              <w:rPr>
                <w:rtl w:val="0"/>
              </w:rPr>
              <w:t xml:space="preserve">Author:                                            </w:t>
            </w:r>
          </w:p>
        </w:tc>
        <w:tc>
          <w:tcPr>
            <w:shd w:fill="auto" w:val="clear"/>
          </w:tcPr>
          <w:p w:rsidR="00000000" w:rsidDel="00000000" w:rsidP="00000000" w:rsidRDefault="00000000" w:rsidRPr="00000000" w14:paraId="0000003E">
            <w:pPr>
              <w:tabs>
                <w:tab w:val="right" w:leader="none" w:pos="3261"/>
                <w:tab w:val="left" w:leader="none" w:pos="7371"/>
                <w:tab w:val="left" w:leader="none" w:pos="10490"/>
              </w:tabs>
              <w:spacing w:before="120" w:line="259" w:lineRule="auto"/>
              <w:jc w:val="both"/>
              <w:rPr/>
            </w:pPr>
            <w:r>
              <w:rPr>
                <w:rtl w:val="0"/>
              </w:rPr>
              <w:t xml:space="preserve">Signature and Date:</w:t>
            </w:r>
          </w:p>
        </w:tc>
      </w:tr>
      <w:tr>
        <w:trPr>
          <w:cantSplit w:val="0"/>
          <w:trHeight w:val="245" w:hRule="atLeast"/>
          <w:tblHeader w:val="0"/>
        </w:trPr>
        <w:tc>
          <w:tcPr>
            <w:tcBorders>
              <w:bottom w:color="000000" w:space="0" w:sz="4" w:val="dotted"/>
            </w:tcBorders>
            <w:shd w:fill="auto" w:val="clear"/>
          </w:tcPr>
          <w:p w:rsidR="00000000" w:rsidDel="00000000" w:rsidP="00000000" w:rsidRDefault="00000000" w:rsidRPr="00000000" w14:paraId="0000003F">
            <w:pPr>
              <w:tabs>
                <w:tab w:val="right" w:leader="none" w:pos="3261"/>
                <w:tab w:val="left" w:leader="none" w:pos="7371"/>
                <w:tab w:val="left" w:leader="none" w:pos="10490"/>
              </w:tabs>
              <w:spacing w:before="120" w:line="259" w:lineRule="auto"/>
              <w:jc w:val="both"/>
              <w:rPr/>
            </w:pPr>
            <w:r>
              <w:rPr>
                <w:rtl w:val="0"/>
              </w:rPr>
              <w:t xml:space="preserve">BISRAT KEBERE DEREBE</w:t>
            </w:r>
          </w:p>
        </w:tc>
        <w:tc>
          <w:tcPr>
            <w:tcBorders>
              <w:bottom w:color="000000" w:space="0" w:sz="4" w:val="dotted"/>
            </w:tcBorders>
            <w:shd w:fill="auto" w:val="clear"/>
          </w:tcPr>
          <w:p w:rsidR="00000000" w:rsidDel="00000000" w:rsidP="00000000" w:rsidRDefault="00000000" w:rsidRPr="00000000" w14:paraId="00000040">
            <w:pPr>
              <w:tabs>
                <w:tab w:val="right" w:leader="none" w:pos="3261"/>
                <w:tab w:val="left" w:leader="none" w:pos="7371"/>
                <w:tab w:val="left" w:leader="none" w:pos="10490"/>
              </w:tabs>
              <w:spacing w:before="120" w:line="259" w:lineRule="auto"/>
              <w:jc w:val="both"/>
              <w:rPr/>
            </w:pPr>
            <w:r>
              <w:rPr>
                <w:rtl w:val="0"/>
              </w:rPr>
            </w:r>
          </w:p>
        </w:tc>
      </w:tr>
    </w:tbl>
    <w:p w:rsidR="00000000" w:rsidDel="00000000" w:rsidP="00000000" w:rsidRDefault="00000000" w:rsidRPr="00000000" w14:paraId="00000041">
      <w:pPr>
        <w:spacing w:after="0" w:lineRule="auto"/>
        <w:jc w:val="both"/>
        <w:rPr/>
      </w:pPr>
      <w:r>
        <w:rPr>
          <w:rtl w:val="0"/>
        </w:rPr>
      </w:r>
    </w:p>
    <w:p w:rsidR="00000000" w:rsidDel="00000000" w:rsidP="00000000" w:rsidRDefault="00000000" w:rsidRPr="00000000" w14:paraId="00000042">
      <w:pPr>
        <w:spacing w:after="0" w:lineRule="auto"/>
        <w:jc w:val="both"/>
        <w:rPr/>
      </w:pPr>
      <w:r>
        <w:rPr>
          <w:rtl w:val="0"/>
        </w:rPr>
      </w:r>
    </w:p>
    <w:p w:rsidR="00000000" w:rsidDel="00000000" w:rsidP="00000000" w:rsidRDefault="00000000" w:rsidRPr="00000000" w14:paraId="00000043">
      <w:pPr>
        <w:spacing w:after="0" w:lineRule="auto"/>
        <w:jc w:val="both"/>
        <w:rPr>
          <w:b w:val="1"/>
          <w:bCs w:val="1"/>
        </w:rPr>
      </w:pPr>
      <w:r>
        <w:rPr>
          <w:b w:val="1"/>
          <w:bCs w:val="1"/>
          <w:rtl w:val="0"/>
        </w:rPr>
        <w:t xml:space="preserve">Witnessed by:</w:t>
      </w:r>
    </w:p>
    <w:p w:rsidR="00000000" w:rsidDel="00000000" w:rsidP="00000000" w:rsidRDefault="00000000" w:rsidRPr="00000000" w14:paraId="00000044">
      <w:pPr>
        <w:spacing w:after="200" w:lineRule="auto"/>
        <w:jc w:val="both"/>
        <w:rPr>
          <w:b w:val="1"/>
          <w:bCs w:val="1"/>
        </w:rPr>
      </w:pPr>
      <w:r>
        <w:rPr>
          <w:rtl w:val="0"/>
        </w:rPr>
      </w:r>
    </w:p>
    <w:tbl>
      <w:tblPr>
        <w:tblStyle w:val="Table3"/>
        <w:tblW w:w="8710.0" w:type="dxa"/>
        <w:jc w:val="center"/>
        <w:tblLayout w:type="fixed"/>
        <w:tblLook w:val="0400"/>
      </w:tblPr>
      <w:tblGrid>
        <w:gridCol w:w="5422"/>
        <w:gridCol w:w="3288"/>
        <w:tblGridChange w:id="0">
          <w:tblGrid>
            <w:gridCol w:w="5422"/>
            <w:gridCol w:w="3288"/>
          </w:tblGrid>
        </w:tblGridChange>
      </w:tblGrid>
      <w:tr>
        <w:trPr>
          <w:cantSplit w:val="0"/>
          <w:trHeight w:val="245" w:hRule="atLeast"/>
          <w:tblHeader w:val="0"/>
        </w:trPr>
        <w:tc>
          <w:tcPr>
            <w:shd w:fill="auto" w:val="clear"/>
          </w:tcPr>
          <w:p w:rsidR="00000000" w:rsidDel="00000000" w:rsidP="00000000" w:rsidRDefault="00000000" w:rsidRPr="00000000" w14:paraId="00000045">
            <w:pPr>
              <w:tabs>
                <w:tab w:val="right" w:leader="none" w:pos="3261"/>
                <w:tab w:val="left" w:leader="none" w:pos="7371"/>
                <w:tab w:val="left" w:leader="none" w:pos="10490"/>
              </w:tabs>
              <w:spacing w:before="120" w:line="259" w:lineRule="auto"/>
              <w:jc w:val="both"/>
              <w:rPr/>
            </w:pPr>
            <w:r>
              <w:rPr>
                <w:rtl w:val="0"/>
              </w:rPr>
              <w:t xml:space="preserve">Name of student advisor:                                            </w:t>
            </w:r>
          </w:p>
        </w:tc>
        <w:tc>
          <w:tcPr>
            <w:shd w:fill="auto" w:val="clear"/>
          </w:tcPr>
          <w:p w:rsidR="00000000" w:rsidDel="00000000" w:rsidP="00000000" w:rsidRDefault="00000000" w:rsidRPr="00000000" w14:paraId="00000046">
            <w:pPr>
              <w:tabs>
                <w:tab w:val="right" w:leader="none" w:pos="3261"/>
                <w:tab w:val="left" w:leader="none" w:pos="7371"/>
                <w:tab w:val="left" w:leader="none" w:pos="10490"/>
              </w:tabs>
              <w:spacing w:before="120" w:line="259" w:lineRule="auto"/>
              <w:jc w:val="both"/>
              <w:rPr/>
            </w:pPr>
            <w:r>
              <w:rPr>
                <w:rtl w:val="0"/>
              </w:rPr>
              <w:t xml:space="preserve">Signature and Date:</w:t>
            </w:r>
          </w:p>
        </w:tc>
      </w:tr>
      <w:tr>
        <w:trPr>
          <w:cantSplit w:val="0"/>
          <w:trHeight w:val="245" w:hRule="atLeast"/>
          <w:tblHeader w:val="0"/>
        </w:trPr>
        <w:tc>
          <w:tcPr>
            <w:tcBorders>
              <w:bottom w:color="000000" w:space="0" w:sz="4" w:val="dotted"/>
            </w:tcBorders>
            <w:shd w:fill="auto" w:val="clear"/>
          </w:tcPr>
          <w:p w:rsidR="00000000" w:rsidDel="00000000" w:rsidP="00000000" w:rsidRDefault="00000000" w:rsidRPr="00000000" w14:paraId="00000047">
            <w:pPr>
              <w:spacing w:after="36" w:before="36" w:lineRule="auto"/>
              <w:jc w:val="both"/>
              <w:rPr/>
            </w:pPr>
            <w:r>
              <w:rPr>
                <w:rtl w:val="0"/>
              </w:rPr>
              <w:t xml:space="preserve">ZELEKE ABEBAW, PhD</w:t>
            </w:r>
          </w:p>
        </w:tc>
        <w:tc>
          <w:tcPr>
            <w:tcBorders>
              <w:bottom w:color="000000" w:space="0" w:sz="4" w:val="dotted"/>
            </w:tcBorders>
            <w:shd w:fill="auto" w:val="clear"/>
          </w:tcPr>
          <w:p w:rsidR="00000000" w:rsidDel="00000000" w:rsidP="00000000" w:rsidRDefault="00000000" w:rsidRPr="00000000" w14:paraId="00000048">
            <w:pPr>
              <w:tabs>
                <w:tab w:val="right" w:leader="none" w:pos="3261"/>
                <w:tab w:val="left" w:leader="none" w:pos="7371"/>
                <w:tab w:val="left" w:leader="none" w:pos="10490"/>
              </w:tabs>
              <w:spacing w:before="120" w:line="259" w:lineRule="auto"/>
              <w:jc w:val="both"/>
              <w:rPr/>
            </w:pPr>
            <w:r>
              <w:rPr>
                <w:rtl w:val="0"/>
              </w:rPr>
            </w:r>
          </w:p>
        </w:tc>
      </w:tr>
      <w:tr>
        <w:trPr>
          <w:cantSplit w:val="0"/>
          <w:trHeight w:val="245" w:hRule="atLeast"/>
          <w:tblHeader w:val="0"/>
        </w:trPr>
        <w:tc>
          <w:tcPr>
            <w:tcBorders>
              <w:top w:color="000000" w:space="0" w:sz="4" w:val="dotted"/>
            </w:tcBorders>
            <w:shd w:fill="auto" w:val="clear"/>
          </w:tcPr>
          <w:p w:rsidR="00000000" w:rsidDel="00000000" w:rsidP="00000000" w:rsidRDefault="00000000" w:rsidRPr="00000000" w14:paraId="00000049">
            <w:pPr>
              <w:tabs>
                <w:tab w:val="right" w:leader="none" w:pos="3261"/>
                <w:tab w:val="left" w:leader="none" w:pos="7371"/>
                <w:tab w:val="left" w:leader="none" w:pos="10490"/>
              </w:tabs>
              <w:spacing w:before="120" w:line="259" w:lineRule="auto"/>
              <w:jc w:val="both"/>
              <w:rPr/>
            </w:pPr>
            <w:r>
              <w:rPr>
                <w:rtl w:val="0"/>
              </w:rPr>
            </w:r>
          </w:p>
        </w:tc>
        <w:tc>
          <w:tcPr>
            <w:tcBorders>
              <w:top w:color="000000" w:space="0" w:sz="4" w:val="dotted"/>
            </w:tcBorders>
            <w:shd w:fill="auto" w:val="clear"/>
          </w:tcPr>
          <w:p w:rsidR="00000000" w:rsidDel="00000000" w:rsidP="00000000" w:rsidRDefault="00000000" w:rsidRPr="00000000" w14:paraId="0000004A">
            <w:pPr>
              <w:tabs>
                <w:tab w:val="right" w:leader="none" w:pos="3261"/>
                <w:tab w:val="left" w:leader="none" w:pos="7371"/>
                <w:tab w:val="left" w:leader="none" w:pos="10490"/>
              </w:tabs>
              <w:spacing w:before="120" w:line="259" w:lineRule="auto"/>
              <w:jc w:val="both"/>
              <w:rPr/>
            </w:pPr>
            <w:r>
              <w:rPr>
                <w:rtl w:val="0"/>
              </w:rPr>
            </w:r>
          </w:p>
        </w:tc>
      </w:tr>
      <w:tr>
        <w:trPr>
          <w:cantSplit w:val="0"/>
          <w:trHeight w:val="245" w:hRule="atLeast"/>
          <w:tblHeader w:val="0"/>
        </w:trPr>
        <w:tc>
          <w:tcPr>
            <w:shd w:fill="auto" w:val="clear"/>
          </w:tcPr>
          <w:p w:rsidR="00000000" w:rsidDel="00000000" w:rsidP="00000000" w:rsidRDefault="00000000" w:rsidRPr="00000000" w14:paraId="0000004B">
            <w:pPr>
              <w:tabs>
                <w:tab w:val="right" w:leader="none" w:pos="3261"/>
                <w:tab w:val="left" w:leader="none" w:pos="7371"/>
                <w:tab w:val="left" w:leader="none" w:pos="10490"/>
              </w:tabs>
              <w:spacing w:before="120" w:line="259" w:lineRule="auto"/>
              <w:jc w:val="both"/>
              <w:rPr/>
            </w:pPr>
            <w:r>
              <w:rPr>
                <w:rtl w:val="0"/>
              </w:rPr>
              <w:t xml:space="preserve">Name of student co-advisor:                                            </w:t>
            </w:r>
          </w:p>
        </w:tc>
        <w:tc>
          <w:tcPr>
            <w:shd w:fill="auto" w:val="clear"/>
          </w:tcPr>
          <w:p w:rsidR="00000000" w:rsidDel="00000000" w:rsidP="00000000" w:rsidRDefault="00000000" w:rsidRPr="00000000" w14:paraId="0000004C">
            <w:pPr>
              <w:tabs>
                <w:tab w:val="right" w:leader="none" w:pos="3261"/>
                <w:tab w:val="left" w:leader="none" w:pos="7371"/>
                <w:tab w:val="left" w:leader="none" w:pos="10490"/>
              </w:tabs>
              <w:spacing w:before="120" w:line="259" w:lineRule="auto"/>
              <w:jc w:val="both"/>
              <w:rPr/>
            </w:pPr>
            <w:r>
              <w:rPr>
                <w:rtl w:val="0"/>
              </w:rPr>
              <w:t xml:space="preserve">Signature and Date:</w:t>
            </w:r>
          </w:p>
        </w:tc>
      </w:tr>
      <w:tr>
        <w:trPr>
          <w:cantSplit w:val="0"/>
          <w:trHeight w:val="245" w:hRule="atLeast"/>
          <w:tblHeader w:val="0"/>
        </w:trPr>
        <w:tc>
          <w:tcPr>
            <w:tcBorders>
              <w:bottom w:color="000000" w:space="0" w:sz="4" w:val="dotted"/>
            </w:tcBorders>
            <w:shd w:fill="auto" w:val="clear"/>
          </w:tcPr>
          <w:p w:rsidR="00000000" w:rsidDel="00000000" w:rsidP="00000000" w:rsidRDefault="00000000" w:rsidRPr="00000000" w14:paraId="0000004D">
            <w:pPr>
              <w:tabs>
                <w:tab w:val="right" w:leader="none" w:pos="3261"/>
                <w:tab w:val="left" w:leader="none" w:pos="7371"/>
                <w:tab w:val="left" w:leader="none" w:pos="10490"/>
              </w:tabs>
              <w:spacing w:before="120" w:line="259" w:lineRule="auto"/>
              <w:jc w:val="both"/>
              <w:rPr/>
            </w:pPr>
            <w:r>
              <w:rPr>
                <w:rtl w:val="0"/>
              </w:rPr>
            </w:r>
          </w:p>
        </w:tc>
        <w:tc>
          <w:tcPr>
            <w:tcBorders>
              <w:bottom w:color="000000" w:space="0" w:sz="4" w:val="dotted"/>
            </w:tcBorders>
            <w:shd w:fill="auto" w:val="clear"/>
          </w:tcPr>
          <w:p w:rsidR="00000000" w:rsidDel="00000000" w:rsidP="00000000" w:rsidRDefault="00000000" w:rsidRPr="00000000" w14:paraId="0000004E">
            <w:pPr>
              <w:tabs>
                <w:tab w:val="right" w:leader="none" w:pos="3261"/>
                <w:tab w:val="left" w:leader="none" w:pos="7371"/>
                <w:tab w:val="left" w:leader="none" w:pos="10490"/>
              </w:tabs>
              <w:spacing w:before="120" w:line="259" w:lineRule="auto"/>
              <w:jc w:val="both"/>
              <w:rPr/>
            </w:pPr>
            <w:r>
              <w:rPr>
                <w:rtl w:val="0"/>
              </w:rPr>
            </w:r>
          </w:p>
        </w:tc>
      </w:tr>
      <w:tr>
        <w:trPr>
          <w:cantSplit w:val="0"/>
          <w:trHeight w:val="245" w:hRule="atLeast"/>
          <w:tblHeader w:val="0"/>
        </w:trPr>
        <w:tc>
          <w:tcPr>
            <w:tcBorders>
              <w:top w:color="000000" w:space="0" w:sz="4" w:val="dotted"/>
            </w:tcBorders>
            <w:shd w:fill="auto" w:val="clear"/>
          </w:tcPr>
          <w:p w:rsidR="00000000" w:rsidDel="00000000" w:rsidP="00000000" w:rsidRDefault="00000000" w:rsidRPr="00000000" w14:paraId="0000004F">
            <w:pPr>
              <w:tabs>
                <w:tab w:val="right" w:leader="none" w:pos="3261"/>
                <w:tab w:val="left" w:leader="none" w:pos="7371"/>
                <w:tab w:val="left" w:leader="none" w:pos="10490"/>
              </w:tabs>
              <w:spacing w:before="120" w:line="259" w:lineRule="auto"/>
              <w:jc w:val="both"/>
              <w:rPr/>
            </w:pPr>
            <w:r>
              <w:rPr>
                <w:rtl w:val="0"/>
              </w:rPr>
            </w:r>
          </w:p>
        </w:tc>
        <w:tc>
          <w:tcPr>
            <w:tcBorders>
              <w:top w:color="000000" w:space="0" w:sz="4" w:val="dotted"/>
            </w:tcBorders>
            <w:shd w:fill="auto" w:val="clear"/>
          </w:tcPr>
          <w:p w:rsidR="00000000" w:rsidDel="00000000" w:rsidP="00000000" w:rsidRDefault="00000000" w:rsidRPr="00000000" w14:paraId="00000050">
            <w:pPr>
              <w:tabs>
                <w:tab w:val="right" w:leader="none" w:pos="3261"/>
                <w:tab w:val="left" w:leader="none" w:pos="7371"/>
                <w:tab w:val="left" w:leader="none" w:pos="10490"/>
              </w:tabs>
              <w:spacing w:before="120" w:line="259" w:lineRule="auto"/>
              <w:jc w:val="both"/>
              <w:rPr/>
            </w:pPr>
            <w:r>
              <w:rPr>
                <w:rtl w:val="0"/>
              </w:rPr>
            </w:r>
          </w:p>
        </w:tc>
      </w:tr>
    </w:tbl>
    <w:p w:rsidR="00000000" w:rsidDel="00000000" w:rsidP="00000000" w:rsidRDefault="00000000" w:rsidRPr="00000000" w14:paraId="00000051">
      <w:pPr>
        <w:spacing w:after="0" w:lineRule="auto"/>
        <w:jc w:val="both"/>
        <w:rPr/>
      </w:pPr>
      <w:r>
        <w:rPr>
          <w:rtl w:val="0"/>
        </w:rPr>
      </w:r>
    </w:p>
    <w:p w:rsidR="00000000" w:rsidDel="00000000" w:rsidP="00000000" w:rsidRDefault="00000000" w:rsidRPr="00000000" w14:paraId="00000052">
      <w:pPr>
        <w:pStyle w:val="Heading1"/>
        <w:jc w:val="both"/>
        <w:rPr/>
      </w:pPr>
      <w:r>
        <w:br w:type="page"/>
      </w:r>
      <w:r>
        <w:rPr>
          <w:rtl w:val="0"/>
        </w:rPr>
      </w:r>
    </w:p>
    <w:bookmarkStart w:colFirst="0" w:colLast="0" w:name="bb31bi8c3zgl" w:id="2"/>
    <w:bookmarkEnd w:id="2"/>
    <w:p w:rsidR="00000000" w:rsidDel="00000000" w:rsidP="00000000" w:rsidRDefault="00000000" w:rsidRPr="00000000" w14:paraId="00000053">
      <w:pPr>
        <w:pStyle w:val="Heading1"/>
        <w:jc w:val="both"/>
        <w:rPr/>
      </w:pPr>
      <w:r>
        <w:rPr>
          <w:rtl w:val="0"/>
        </w:rPr>
        <w:t xml:space="preserve">Abstract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inventory management must balance customer service against carrying cost under non-stationary demand. Traditional centralized policies</w:t>
      </w:r>
      <w:r>
        <w:rPr>
          <w:rtl w:val="0"/>
        </w:rPr>
        <w:t xml:space="preserve">  </w:t>
      </w:r>
      <w:ins w:id="28000" w:author="Claude" w:date="2026-05-18T00:00:00Z">
        <w:r>
          <w:rPr>
            <w:rFonts w:ascii="Times New Roman" w:cs="Times New Roman" w:eastAsia="Times New Roman" w:hAnsi="Times New Roman"/>
            <w:sz w:val="24"/>
            <w:szCs w:val="24"/>
            <w:color w:val="000000"/>
            <w:rtl w:val="0"/>
          </w:rPr>
          <w:t xml:space="preserve">— </w:t>
        </w:r>
      </w:ins>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 reorder points, periodic forecast refits</w:t>
      </w:r>
      <w:r>
        <w:rPr>
          <w:rtl w:val="0"/>
        </w:rPr>
        <w:t xml:space="preserve">  </w:t>
      </w:r>
      <w:ins w:id="28001" w:author="Claude" w:date="2026-05-18T00:00:00Z">
        <w:r>
          <w:rPr>
            <w:rFonts w:ascii="Times New Roman" w:cs="Times New Roman" w:eastAsia="Times New Roman" w:hAnsi="Times New Roman"/>
            <w:sz w:val="24"/>
            <w:szCs w:val="24"/>
            <w:color w:val="000000"/>
            <w:rtl w:val="0"/>
          </w:rPr>
          <w:t xml:space="preserve">— </w:t>
        </w:r>
      </w:ins>
      <w:r>
        <w:rPr>
          <w:rFonts w:ascii="Cardo" w:cs="Cardo" w:eastAsia="Cardo" w:hAnsi="Cardo"/>
          <w:b w:val="0"/>
          <w:bCs w:val="0"/>
          <w:i w:val="0"/>
          <w:iCs w:val="0"/>
          <w:smallCaps w:val="0"/>
          <w:strike w:val="0"/>
          <w:color w:val="000000"/>
          <w:sz w:val="24"/>
          <w:szCs w:val="24"/>
          <w:u w:val="none"/>
          <w:shd w:fill="auto" w:val="clear"/>
          <w:vertAlign w:val="baseline"/>
          <w:rtl w:val="0"/>
        </w:rPr>
        <w:t xml:space="preserve">degrade silently when the demand distribution shifts. This thesis designs, implements, and empirically evaluates an autonomous multi-agent software architecture for inventory optimization that adapts to concept drift via residual-error-driven detection and tiered demand forecasting. Five autonomous agents (Demand Forecasting, Inventory Monitoring, Replenishment, Supplier, and Analytics) coordinate via message-passing on shared state, with the Demand Forecasting Agent hosting both a model-tiering policy (moving average → Simple Exponential Smoothing → Holt–Winters) and a global ADWIN drift detector on the population mean of absolute forecast residuals. We evaluate the system against two textbook-optimized baselines (Static Reorder Point with EOQ-derived order quantity; Periodic Centralized Forecasting with a 90-day recent window) on the Olist Brazilian E-Commerce Public Dataset (200 SKUs, 504 simulated days), under six demand-drift conditions: no drift, abrupt, gradual, seasonal pulse, severe abrupt, and a catastrophic three-phase compound shock. Across 180 multi-seed runs (N = 10 seeds per cell, ±20% initial-stock jitter for realistic variance), the proposed system reduces the daily stockout rate by 17–80% versus both baselines (Mann–Whitney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0.001 in every cell; Cohen’s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up to −313) and is 53–70% cheaper than the Periodic Forecasting baseline on total inventory cost. A scalability study at five SKU cohorts (50, 100, 200, 500, 1000) finds the multi-agent system’s wall-clock runtime grows with exponent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0.37 in a power-law fit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sublinear and substantially below the linear bound hypothesized in the proposal. The work contributes (i) a reusable, open-source simulation framework with seeded reproducibility, (ii) a publicly reproducible benchmark of multi-agent inventory coordination on the Olist dataset, and (iii) empirical evidence that agent-level decision logging plus error-driven drift detection outperform centralized periodic refitting both on service level and on total operating cost.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multi-agent systems, inventory optimization, concept drift, ADWIN, Holt–Winters forecasting.</w:t>
      </w:r>
    </w:p>
    <w:bookmarkStart w:colFirst="0" w:colLast="0" w:name="h5c93ym34sr8" w:id="3"/>
    <w:bookmarkEnd w:id="3"/>
    <w:p w:rsidR="00000000" w:rsidDel="00000000" w:rsidP="00000000" w:rsidRDefault="00000000" w:rsidRPr="00000000" w14:paraId="00000056">
      <w:pPr>
        <w:pStyle w:val="Heading1"/>
        <w:jc w:val="both"/>
        <w:rPr/>
      </w:pPr>
      <w:r>
        <w:rPr>
          <w:rtl w:val="0"/>
        </w:rPr>
        <w:t xml:space="preserve">Acknowledgments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grateful to my advisor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Zeleke Abebaw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guidance throughout the design and evaluation phases of this work, and to the Department of Software Engineering at Addis Ababa Science and Technology University for institutional support. I thank the maintainers of the Olist Brazilian E-Commerce dataset, the Mesa agent-based modeling project, and the broader open-source scientific Python community whose tools made this work reproducible.</w:t>
      </w:r>
    </w:p>
    <w:p w:rsidR="00000000" w:rsidDel="00000000" w:rsidP="00000000" w:rsidRDefault="00000000" w:rsidRPr="00000000" w14:paraId="00000058">
      <w:pPr>
        <w:pStyle w:val="Heading1"/>
        <w:jc w:val="both"/>
        <w:rPr/>
      </w:pPr>
      <w:r>
        <w:br w:type="page"/>
      </w:r>
      <w:r>
        <w:rPr>
          <w:rtl w:val="0"/>
        </w:rPr>
      </w:r>
    </w:p>
    <w:bookmarkStart w:colFirst="0" w:colLast="0" w:name="kix.en6h3qctdjfi" w:id="4"/>
    <w:bookmarkEnd w:id="4"/>
    <w:p w:rsidR="00000000" w:rsidDel="00000000" w:rsidP="00000000" w:rsidRDefault="00000000" w:rsidRPr="00000000" w14:paraId="00000059">
      <w:pPr>
        <w:pStyle w:val="Heading1"/>
        <w:spacing w:line="360" w:lineRule="auto"/>
        <w:jc w:val="both"/>
        <w:rPr/>
      </w:pPr>
      <w:r>
        <w:rPr>
          <w:rtl w:val="0"/>
        </w:rPr>
        <w:t xml:space="preserve">Table of Contents</w:t>
      </w:r>
    </w:p>
    <w:sdt>
      <w:sdtPr>
        <w:id w:val="-1619182128"/>
        <w:docPartObj>
          <w:docPartGallery w:val="Table of Contents"/>
          <w:docPartUnique w:val="1"/>
        </w:docPartObj>
      </w:sdtPr>
      <w:sdtContent>
        <w:p w:rsidR="00000000" w:rsidDel="00000000" w:rsidP="00000000" w:rsidRDefault="00000000" w:rsidRPr="00000000" w14:paraId="0000005A">
          <w:pPr>
            <w:widowControl w:val="0"/>
            <w:tabs>
              <w:tab w:val="right" w:leader="dot" w:pos="12000"/>
            </w:tabs>
            <w:spacing w:after="0" w:before="60" w:line="360" w:lineRule="auto"/>
            <w:rPr>
              <w:b w:val="1"/>
              <w:bCs w:val="1"/>
              <w:color w:val="000000"/>
              <w:u w:val="none"/>
            </w:rPr>
          </w:pPr>
          <w:r>
            <w:fldChar w:fldCharType="begin"/>
            <w:instrText xml:space="preserve"> TOC \h \u \z \t "Heading 1,1,Heading 2,2,Heading 5,5,Heading 6,6,"</w:instrText>
            <w:fldChar w:fldCharType="separate"/>
          </w: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Approval Page</w:t>
              <w:tab/>
              <w:t xml:space="preserve">2</w:t>
            </w:r>
          </w:hyperlink>
          <w:r>
            <w:rPr>
              <w:rtl w:val="0"/>
            </w:rPr>
          </w:r>
        </w:p>
        <w:p w:rsidR="00000000" w:rsidDel="00000000" w:rsidP="00000000" w:rsidRDefault="00000000" w:rsidRPr="00000000" w14:paraId="0000005B">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3</w:t>
            </w:r>
          </w:hyperlink>
          <w:r>
            <w:rPr>
              <w:rtl w:val="0"/>
            </w:rPr>
          </w:r>
        </w:p>
        <w:p w:rsidR="00000000" w:rsidDel="00000000" w:rsidP="00000000" w:rsidRDefault="00000000" w:rsidRPr="00000000" w14:paraId="0000005C">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Pr>
              <w:rtl w:val="0"/>
            </w:rPr>
          </w:r>
        </w:p>
        <w:p w:rsidR="00000000" w:rsidDel="00000000" w:rsidP="00000000" w:rsidRDefault="00000000" w:rsidRPr="00000000" w14:paraId="0000005D">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Acknowledgments</w:t>
              <w:tab/>
              <w:t xml:space="preserve">5</w:t>
            </w:r>
          </w:hyperlink>
          <w:r>
            <w:rPr>
              <w:rtl w:val="0"/>
            </w:rPr>
          </w:r>
        </w:p>
        <w:p w:rsidR="00000000" w:rsidDel="00000000" w:rsidP="00000000" w:rsidRDefault="00000000" w:rsidRPr="00000000" w14:paraId="0000005E">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6</w:t>
            </w:r>
          </w:hyperlink>
          <w:r>
            <w:rPr>
              <w:rtl w:val="0"/>
            </w:rPr>
          </w:r>
        </w:p>
        <w:p w:rsidR="00000000" w:rsidDel="00000000" w:rsidP="00000000" w:rsidRDefault="00000000" w:rsidRPr="00000000" w14:paraId="0000005F">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 and Acronyms</w:t>
              <w:tab/>
              <w:t xml:space="preserve">8</w:t>
            </w:r>
          </w:hyperlink>
          <w:r>
            <w:rPr>
              <w:rtl w:val="0"/>
            </w:rPr>
          </w:r>
        </w:p>
        <w:p w:rsidR="00000000" w:rsidDel="00000000" w:rsidP="00000000" w:rsidRDefault="00000000" w:rsidRPr="00000000" w14:paraId="00000060">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9</w:t>
            </w:r>
          </w:hyperlink>
          <w:r>
            <w:rPr>
              <w:rtl w:val="0"/>
            </w:rPr>
          </w:r>
        </w:p>
        <w:p w:rsidR="00000000" w:rsidDel="00000000" w:rsidP="00000000" w:rsidRDefault="00000000" w:rsidRPr="00000000" w14:paraId="00000061">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10</w:t>
            </w:r>
          </w:hyperlink>
          <w:r>
            <w:rPr>
              <w:rtl w:val="0"/>
            </w:rPr>
          </w:r>
        </w:p>
        <w:p w:rsidR="00000000" w:rsidDel="00000000" w:rsidP="00000000" w:rsidRDefault="00000000" w:rsidRPr="00000000" w14:paraId="00000062">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11</w:t>
            </w:r>
          </w:hyperlink>
          <w:r>
            <w:rPr>
              <w:rtl w:val="0"/>
            </w:rPr>
          </w:r>
        </w:p>
        <w:p w:rsidR="00000000" w:rsidDel="00000000" w:rsidP="00000000" w:rsidRDefault="00000000" w:rsidRPr="00000000" w14:paraId="00000063">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 of the Study</w:t>
              <w:tab/>
              <w:t xml:space="preserve">11</w:t>
            </w:r>
          </w:hyperlink>
          <w:r>
            <w:rPr>
              <w:rtl w:val="0"/>
            </w:rPr>
          </w:r>
        </w:p>
        <w:p w:rsidR="00000000" w:rsidDel="00000000" w:rsidP="00000000" w:rsidRDefault="00000000" w:rsidRPr="00000000" w14:paraId="00000064">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Statement of the Problem</w:t>
              <w:tab/>
              <w:t xml:space="preserve">12</w:t>
            </w:r>
          </w:hyperlink>
          <w:r>
            <w:rPr>
              <w:rtl w:val="0"/>
            </w:rPr>
          </w:r>
        </w:p>
        <w:p w:rsidR="00000000" w:rsidDel="00000000" w:rsidP="00000000" w:rsidRDefault="00000000" w:rsidRPr="00000000" w14:paraId="00000065">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Objectives of the Study</w:t>
              <w:tab/>
              <w:t xml:space="preserve">13</w:t>
            </w:r>
          </w:hyperlink>
          <w:r>
            <w:rPr>
              <w:rtl w:val="0"/>
            </w:rPr>
          </w:r>
        </w:p>
        <w:p w:rsidR="00000000" w:rsidDel="00000000" w:rsidP="00000000" w:rsidRDefault="00000000" w:rsidRPr="00000000" w14:paraId="00000066">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Research Questions</w:t>
              <w:tab/>
              <w:t xml:space="preserve">14</w:t>
            </w:r>
          </w:hyperlink>
          <w:r>
            <w:rPr>
              <w:rtl w:val="0"/>
            </w:rPr>
          </w:r>
        </w:p>
        <w:p w:rsidR="00000000" w:rsidDel="00000000" w:rsidP="00000000" w:rsidRDefault="00000000" w:rsidRPr="00000000" w14:paraId="00000067">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Research Hypotheses</w:t>
              <w:tab/>
              <w:t xml:space="preserve">14</w:t>
            </w:r>
          </w:hyperlink>
          <w:r>
            <w:rPr>
              <w:rtl w:val="0"/>
            </w:rPr>
          </w:r>
        </w:p>
        <w:p w:rsidR="00000000" w:rsidDel="00000000" w:rsidP="00000000" w:rsidRDefault="00000000" w:rsidRPr="00000000" w14:paraId="00000068">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Significance of the Study</w:t>
              <w:tab/>
              <w:t xml:space="preserve">14</w:t>
            </w:r>
          </w:hyperlink>
          <w:r>
            <w:rPr>
              <w:rtl w:val="0"/>
            </w:rPr>
          </w:r>
        </w:p>
        <w:p w:rsidR="00000000" w:rsidDel="00000000" w:rsidP="00000000" w:rsidRDefault="00000000" w:rsidRPr="00000000" w14:paraId="00000069">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Scope and Limitations</w:t>
              <w:tab/>
              <w:t xml:space="preserve">15</w:t>
            </w:r>
          </w:hyperlink>
          <w:r>
            <w:rPr>
              <w:rtl w:val="0"/>
            </w:rPr>
          </w:r>
        </w:p>
        <w:p w:rsidR="00000000" w:rsidDel="00000000" w:rsidP="00000000" w:rsidRDefault="00000000" w:rsidRPr="00000000" w14:paraId="0000006A">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16</w:t>
            </w:r>
          </w:hyperlink>
          <w:r>
            <w:rPr>
              <w:rtl w:val="0"/>
            </w:rPr>
          </w:r>
        </w:p>
        <w:p w:rsidR="00000000" w:rsidDel="00000000" w:rsidP="00000000" w:rsidRDefault="00000000" w:rsidRPr="00000000" w14:paraId="0000006B">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E-Commerce Inventory Challenges</w:t>
              <w:tab/>
              <w:t xml:space="preserve">16</w:t>
            </w:r>
          </w:hyperlink>
          <w:r>
            <w:rPr>
              <w:rtl w:val="0"/>
            </w:rPr>
          </w:r>
        </w:p>
        <w:p w:rsidR="00000000" w:rsidDel="00000000" w:rsidP="00000000" w:rsidRDefault="00000000" w:rsidRPr="00000000" w14:paraId="0000006C">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Multi-Agent Systems in Supply Chain and Inventory</w:t>
              <w:tab/>
              <w:t xml:space="preserve">17</w:t>
            </w:r>
          </w:hyperlink>
          <w:r>
            <w:rPr>
              <w:rtl w:val="0"/>
            </w:rPr>
          </w:r>
        </w:p>
        <w:p w:rsidR="00000000" w:rsidDel="00000000" w:rsidP="00000000" w:rsidRDefault="00000000" w:rsidRPr="00000000" w14:paraId="0000006D">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Concept Drift and Adaptive Decision Systems</w:t>
              <w:tab/>
              <w:t xml:space="preserve">18</w:t>
            </w:r>
          </w:hyperlink>
          <w:r>
            <w:rPr>
              <w:rtl w:val="0"/>
            </w:rPr>
          </w:r>
        </w:p>
        <w:p w:rsidR="00000000" w:rsidDel="00000000" w:rsidP="00000000" w:rsidRDefault="00000000" w:rsidRPr="00000000" w14:paraId="0000006E">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Ethiopia and Emerging-Market Constraints</w:t>
              <w:tab/>
              <w:t xml:space="preserve">18</w:t>
            </w:r>
          </w:hyperlink>
          <w:r>
            <w:rPr>
              <w:rtl w:val="0"/>
            </w:rPr>
          </w:r>
        </w:p>
        <w:p w:rsidR="00000000" w:rsidDel="00000000" w:rsidP="00000000" w:rsidRDefault="00000000" w:rsidRPr="00000000" w14:paraId="0000006F">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Research Gap</w:t>
              <w:tab/>
              <w:t xml:space="preserve">19</w:t>
            </w:r>
          </w:hyperlink>
          <w:r>
            <w:rPr>
              <w:rtl w:val="0"/>
            </w:rPr>
          </w:r>
        </w:p>
        <w:p w:rsidR="00000000" w:rsidDel="00000000" w:rsidP="00000000" w:rsidRDefault="00000000" w:rsidRPr="00000000" w14:paraId="00000070">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Methodology</w:t>
              <w:tab/>
              <w:t xml:space="preserve">20</w:t>
            </w:r>
          </w:hyperlink>
          <w:r>
            <w:rPr>
              <w:rtl w:val="0"/>
            </w:rPr>
          </w:r>
        </w:p>
        <w:p w:rsidR="00000000" w:rsidDel="00000000" w:rsidP="00000000" w:rsidRDefault="00000000" w:rsidRPr="00000000" w14:paraId="00000071">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System Architecture and Design</w:t>
              <w:tab/>
              <w:t xml:space="preserve">20</w:t>
            </w:r>
          </w:hyperlink>
          <w:r>
            <w:rPr>
              <w:rtl w:val="0"/>
            </w:rPr>
          </w:r>
        </w:p>
        <w:p w:rsidR="00000000" w:rsidDel="00000000" w:rsidP="00000000" w:rsidRDefault="00000000" w:rsidRPr="00000000" w14:paraId="00000072">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Implementation</w:t>
              <w:tab/>
              <w:t xml:space="preserve">26</w:t>
            </w:r>
          </w:hyperlink>
          <w:r>
            <w:rPr>
              <w:rtl w:val="0"/>
            </w:rPr>
          </w:r>
        </w:p>
        <w:p w:rsidR="00000000" w:rsidDel="00000000" w:rsidP="00000000" w:rsidRDefault="00000000" w:rsidRPr="00000000" w14:paraId="00000073">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Experimental Methodology</w:t>
              <w:tab/>
              <w:t xml:space="preserve">34</w:t>
            </w:r>
          </w:hyperlink>
          <w:r>
            <w:rPr>
              <w:rtl w:val="0"/>
            </w:rPr>
          </w:r>
        </w:p>
        <w:p w:rsidR="00000000" w:rsidDel="00000000" w:rsidP="00000000" w:rsidRDefault="00000000" w:rsidRPr="00000000" w14:paraId="00000074">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Results</w:t>
              <w:tab/>
              <w:t xml:space="preserve">41</w:t>
            </w:r>
          </w:hyperlink>
          <w:r>
            <w:rPr>
              <w:rtl w:val="0"/>
            </w:rPr>
          </w:r>
        </w:p>
        <w:p w:rsidR="00000000" w:rsidDel="00000000" w:rsidP="00000000" w:rsidRDefault="00000000" w:rsidRPr="00000000" w14:paraId="00000075">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H1  Performance (Stockout Reduction)</w:t>
              <w:tab/>
              <w:t xml:space="preserve">41</w:t>
            </w:r>
          </w:hyperlink>
          <w:r>
            <w:rPr>
              <w:rtl w:val="0"/>
            </w:rPr>
          </w:r>
        </w:p>
        <w:p w:rsidR="00000000" w:rsidDel="00000000" w:rsidP="00000000" w:rsidRDefault="00000000" w:rsidRPr="00000000" w14:paraId="00000076">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Cost Differential</w:t>
              <w:tab/>
              <w:t xml:space="preserve">43</w:t>
            </w:r>
          </w:hyperlink>
          <w:r>
            <w:rPr>
              <w:rtl w:val="0"/>
            </w:rPr>
          </w:r>
        </w:p>
        <w:p w:rsidR="00000000" w:rsidDel="00000000" w:rsidP="00000000" w:rsidRDefault="00000000" w:rsidRPr="00000000" w14:paraId="00000077">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H3  Scalability</w:t>
              <w:tab/>
              <w:t xml:space="preserve">44</w:t>
            </w:r>
          </w:hyperlink>
          <w:r>
            <w:rPr>
              <w:rtl w:val="0"/>
            </w:rPr>
          </w:r>
        </w:p>
        <w:p w:rsidR="00000000" w:rsidDel="00000000" w:rsidP="00000000" w:rsidRDefault="00000000" w:rsidRPr="00000000" w14:paraId="00000078">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H2  Adaptability</w:t>
              <w:tab/>
              <w:t xml:space="preserve">46</w:t>
            </w:r>
          </w:hyperlink>
          <w:r>
            <w:rPr>
              <w:rtl w:val="0"/>
            </w:rPr>
          </w:r>
        </w:p>
        <w:p w:rsidR="00000000" w:rsidDel="00000000" w:rsidP="00000000" w:rsidRDefault="00000000" w:rsidRPr="00000000" w14:paraId="00000079">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Ablation Study</w:t>
              <w:tab/>
              <w:t xml:space="preserve">47</w:t>
            </w:r>
          </w:hyperlink>
          <w:r>
            <w:rPr>
              <w:rtl w:val="0"/>
            </w:rPr>
          </w:r>
        </w:p>
        <w:p w:rsidR="00000000" w:rsidDel="00000000" w:rsidP="00000000" w:rsidRDefault="00000000" w:rsidRPr="00000000" w14:paraId="0000007A">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Forecasting Accuracy</w:t>
              <w:tab/>
              <w:t xml:space="preserve">48</w:t>
            </w:r>
          </w:hyperlink>
          <w:r>
            <w:rPr>
              <w:rtl w:val="0"/>
            </w:rPr>
          </w:r>
        </w:p>
        <w:p w:rsidR="00000000" w:rsidDel="00000000" w:rsidP="00000000" w:rsidRDefault="00000000" w:rsidRPr="00000000" w14:paraId="0000007B">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 Summary of Empirical Findings</w:t>
              <w:tab/>
              <w:t xml:space="preserve">49</w:t>
            </w:r>
          </w:hyperlink>
          <w:r>
            <w:rPr>
              <w:rtl w:val="0"/>
            </w:rPr>
          </w:r>
        </w:p>
        <w:p w:rsidR="00000000" w:rsidDel="00000000" w:rsidP="00000000" w:rsidRDefault="00000000" w:rsidRPr="00000000" w14:paraId="0000007C">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Discussion</w:t>
              <w:tab/>
              <w:t xml:space="preserve">50</w:t>
            </w:r>
          </w:hyperlink>
          <w:r>
            <w:rPr>
              <w:rtl w:val="0"/>
            </w:rPr>
          </w:r>
        </w:p>
        <w:p w:rsidR="00000000" w:rsidDel="00000000" w:rsidP="00000000" w:rsidRDefault="00000000" w:rsidRPr="00000000" w14:paraId="0000007D">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Why the MAS Wins</w:t>
              <w:tab/>
              <w:t xml:space="preserve">50</w:t>
            </w:r>
          </w:hyperlink>
          <w:r>
            <w:rPr>
              <w:rtl w:val="0"/>
            </w:rPr>
          </w:r>
        </w:p>
        <w:p w:rsidR="00000000" w:rsidDel="00000000" w:rsidP="00000000" w:rsidRDefault="00000000" w:rsidRPr="00000000" w14:paraId="0000007E">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The H2 Reframe</w:t>
              <w:tab/>
              <w:t xml:space="preserve">51</w:t>
            </w:r>
          </w:hyperlink>
          <w:r>
            <w:rPr>
              <w:rtl w:val="0"/>
            </w:rPr>
          </w:r>
        </w:p>
        <w:p w:rsidR="00000000" w:rsidDel="00000000" w:rsidP="00000000" w:rsidRDefault="00000000" w:rsidRPr="00000000" w14:paraId="0000007F">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Ablation Surprise: Safety Stock Under Extreme Drift</w:t>
              <w:tab/>
              <w:t xml:space="preserve">52</w:t>
            </w:r>
          </w:hyperlink>
          <w:r>
            <w:rPr>
              <w:rtl w:val="0"/>
            </w:rPr>
          </w:r>
        </w:p>
        <w:p w:rsidR="00000000" w:rsidDel="00000000" w:rsidP="00000000" w:rsidRDefault="00000000" w:rsidRPr="00000000" w14:paraId="00000080">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Why MAS Is Cheaper Than Periodic</w:t>
              <w:tab/>
              <w:t xml:space="preserve">54</w:t>
            </w:r>
          </w:hyperlink>
          <w:r>
            <w:rPr>
              <w:rtl w:val="0"/>
            </w:rPr>
          </w:r>
        </w:p>
        <w:p w:rsidR="00000000" w:rsidDel="00000000" w:rsidP="00000000" w:rsidRDefault="00000000" w:rsidRPr="00000000" w14:paraId="00000081">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The Mesa-3.5 Step-Counter Bug: Lessons for Test Design</w:t>
              <w:tab/>
              <w:t xml:space="preserve">54</w:t>
            </w:r>
          </w:hyperlink>
          <w:r>
            <w:rPr>
              <w:rtl w:val="0"/>
            </w:rPr>
          </w:r>
        </w:p>
        <w:p w:rsidR="00000000" w:rsidDel="00000000" w:rsidP="00000000" w:rsidRDefault="00000000" w:rsidRPr="00000000" w14:paraId="00000082">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 Threats to Validity</w:t>
              <w:tab/>
              <w:t xml:space="preserve">55</w:t>
            </w:r>
          </w:hyperlink>
          <w:r>
            <w:rPr>
              <w:rtl w:val="0"/>
            </w:rPr>
          </w:r>
        </w:p>
        <w:p w:rsidR="00000000" w:rsidDel="00000000" w:rsidP="00000000" w:rsidRDefault="00000000" w:rsidRPr="00000000" w14:paraId="00000083">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 Implications for Practice</w:t>
              <w:tab/>
              <w:t xml:space="preserve">56</w:t>
            </w:r>
          </w:hyperlink>
          <w:r>
            <w:rPr>
              <w:rtl w:val="0"/>
            </w:rPr>
          </w:r>
        </w:p>
        <w:p w:rsidR="00000000" w:rsidDel="00000000" w:rsidP="00000000" w:rsidRDefault="00000000" w:rsidRPr="00000000" w14:paraId="00000084">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5.8 Limitations</w:t>
              <w:tab/>
              <w:t xml:space="preserve">58</w:t>
            </w:r>
          </w:hyperlink>
          <w:r>
            <w:rPr>
              <w:rtl w:val="0"/>
            </w:rPr>
          </w:r>
        </w:p>
        <w:p w:rsidR="00000000" w:rsidDel="00000000" w:rsidP="00000000" w:rsidRDefault="00000000" w:rsidRPr="00000000" w14:paraId="00000085">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Conclusions and Recommendations</w:t>
              <w:tab/>
              <w:t xml:space="preserve">60</w:t>
            </w:r>
          </w:hyperlink>
          <w:r>
            <w:rPr>
              <w:rtl w:val="0"/>
            </w:rPr>
          </w:r>
        </w:p>
        <w:p w:rsidR="00000000" w:rsidDel="00000000" w:rsidP="00000000" w:rsidRDefault="00000000" w:rsidRPr="00000000" w14:paraId="00000086">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Contributions</w:t>
              <w:tab/>
              <w:t xml:space="preserve">60</w:t>
            </w:r>
          </w:hyperlink>
          <w:r>
            <w:rPr>
              <w:rtl w:val="0"/>
            </w:rPr>
          </w:r>
        </w:p>
        <w:p w:rsidR="00000000" w:rsidDel="00000000" w:rsidP="00000000" w:rsidRDefault="00000000" w:rsidRPr="00000000" w14:paraId="00000087">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Empirical Verdict on the Hypotheses</w:t>
              <w:tab/>
              <w:t xml:space="preserve">60</w:t>
            </w:r>
          </w:hyperlink>
          <w:r>
            <w:rPr>
              <w:rtl w:val="0"/>
            </w:rPr>
          </w:r>
        </w:p>
        <w:p w:rsidR="00000000" w:rsidDel="00000000" w:rsidP="00000000" w:rsidRDefault="00000000" w:rsidRPr="00000000" w14:paraId="00000088">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Bonus Finding: Cost Differential</w:t>
              <w:tab/>
              <w:t xml:space="preserve">61</w:t>
            </w:r>
          </w:hyperlink>
          <w:r>
            <w:rPr>
              <w:rtl w:val="0"/>
            </w:rPr>
          </w:r>
        </w:p>
        <w:p w:rsidR="00000000" w:rsidDel="00000000" w:rsidP="00000000" w:rsidRDefault="00000000" w:rsidRPr="00000000" w14:paraId="00000089">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Limitations</w:t>
              <w:tab/>
              <w:t xml:space="preserve">61</w:t>
            </w:r>
          </w:hyperlink>
          <w:r>
            <w:rPr>
              <w:rtl w:val="0"/>
            </w:rPr>
          </w:r>
        </w:p>
        <w:p w:rsidR="00000000" w:rsidDel="00000000" w:rsidP="00000000" w:rsidRDefault="00000000" w:rsidRPr="00000000" w14:paraId="0000008A">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 Recommendations</w:t>
              <w:tab/>
              <w:t xml:space="preserve">62</w:t>
            </w:r>
          </w:hyperlink>
          <w:r>
            <w:rPr>
              <w:rtl w:val="0"/>
            </w:rPr>
          </w:r>
        </w:p>
        <w:p w:rsidR="00000000" w:rsidDel="00000000" w:rsidP="00000000" w:rsidRDefault="00000000" w:rsidRPr="00000000" w14:paraId="0000008B">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 Future Work</w:t>
              <w:tab/>
              <w:t xml:space="preserve">63</w:t>
            </w:r>
          </w:hyperlink>
          <w:r>
            <w:rPr>
              <w:rtl w:val="0"/>
            </w:rPr>
          </w:r>
        </w:p>
        <w:p w:rsidR="00000000" w:rsidDel="00000000" w:rsidP="00000000" w:rsidRDefault="00000000" w:rsidRPr="00000000" w14:paraId="0000008C">
          <w:pPr>
            <w:widowControl w:val="0"/>
            <w:tabs>
              <w:tab w:val="right" w:leader="dot" w:pos="12000"/>
            </w:tabs>
            <w:spacing w:after="0" w:before="60" w:line="360" w:lineRule="auto"/>
            <w:ind w:left="360" w:firstLine="0"/>
            <w:rPr>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 Concluding Statement</w:t>
              <w:tab/>
              <w:t xml:space="preserve">64</w:t>
            </w:r>
          </w:hyperlink>
          <w:r>
            <w:rPr>
              <w:rtl w:val="0"/>
            </w:rPr>
          </w:r>
        </w:p>
        <w:p w:rsidR="00000000" w:rsidDel="00000000" w:rsidP="00000000" w:rsidRDefault="00000000" w:rsidRPr="00000000" w14:paraId="0000008D">
          <w:pPr>
            <w:widowControl w:val="0"/>
            <w:tabs>
              <w:tab w:val="right" w:leader="dot" w:pos="12000"/>
            </w:tabs>
            <w:spacing w:after="0" w:before="60" w:line="360" w:lineRule="auto"/>
            <w:rPr>
              <w:b w:val="1"/>
              <w:bCs w:val="1"/>
              <w:color w:val="000000"/>
              <w:u w:val="none"/>
            </w:rPr>
          </w:pPr>
          <w:hyperlink w:ancho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65</w:t>
            </w:r>
          </w:hyperlink>
          <w:r>
            <w:rPr>
              <w:rtl w:val="0"/>
            </w:rPr>
          </w:r>
          <w:r>
            <w:fldChar w:fldCharType="end"/>
          </w:r>
        </w:p>
      </w:sdtContent>
    </w:sdt>
    <w:p w:rsidR="00000000" w:rsidDel="00000000" w:rsidP="00000000" w:rsidRDefault="00000000" w:rsidRPr="00000000" w14:paraId="0000008E">
      <w:pPr>
        <w:pStyle w:val="Heading1"/>
        <w:spacing w:line="360" w:lineRule="auto"/>
        <w:jc w:val="both"/>
        <w:rPr/>
      </w:pPr>
      <w:r>
        <w:br w:type="page"/>
      </w:r>
      <w:r>
        <w:rPr>
          <w:rtl w:val="0"/>
        </w:rPr>
      </w:r>
    </w:p>
    <w:bookmarkStart w:colFirst="0" w:colLast="0" w:name="a7cfdq7kizl5" w:id="5"/>
    <w:bookmarkEnd w:id="5"/>
    <w:p w:rsidR="00000000" w:rsidDel="00000000" w:rsidP="00000000" w:rsidRDefault="00000000" w:rsidRPr="00000000" w14:paraId="0000008F">
      <w:pPr>
        <w:pStyle w:val="Heading1"/>
        <w:jc w:val="both"/>
        <w:rPr/>
      </w:pPr>
      <w:r>
        <w:rPr>
          <w:rtl w:val="0"/>
        </w:rPr>
        <w:t xml:space="preserve">List of Abbreviations and Acronyms</w:t>
      </w:r>
    </w:p>
    <w:tbl>
      <w:tblPr>
        <w:tblStyle w:val="Table4"/>
        <w:tblW w:w="8625.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980"/>
        <w:gridCol w:w="6645"/>
        <w:tblGridChange w:id="0">
          <w:tblGrid>
            <w:gridCol w:w="1980"/>
            <w:gridCol w:w="664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Abbreviation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Meaning</w:t>
            </w:r>
          </w:p>
        </w:tc>
      </w:tr>
      <w:tr>
        <w:trPr>
          <w:cantSplit w:val="0"/>
          <w:tblHeader w:val="0"/>
        </w:trPr>
        <w:tc>
          <w:tcPr>
            <w:tcBorders>
              <w:top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ABM</w:t>
            </w:r>
          </w:p>
        </w:tc>
        <w:tc>
          <w:tcPr>
            <w:tcBorders>
              <w:top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Agent-Based Modeling</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ADWIN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Adaptive Windowing (drift detection algorithm)</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ARIMA</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AutoRegressive Integrated Moving Average</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Interval</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Drift Detection Method</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EOQ</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Order Quantity</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Exponential Smoothing State Space (Error / Trend / Seasonal)</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Holt–Winters (forecasting method)</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 Time</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Average</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Percentage Error</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System</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Squared Error</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Mann–Whitney (statistical test)</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Olist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Brazilian E-Commerce Public Dataset (curated by Olist)</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Pruned Exact Linear Time (change-point detection)</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ROP</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 Point</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Exponential Smoothing</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Engineering</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SKU</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Keeping Unit</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Level</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Continuous-review reorder point / order-up-to-level policy</w:t>
            </w:r>
          </w:p>
        </w:tc>
      </w:tr>
    </w:tbl>
    <w:bookmarkStart w:colFirst="0" w:colLast="0" w:name="8rhwj9vyzqvu" w:id="6"/>
    <w:bookmarkEnd w:id="6"/>
    <w:p w:rsidR="00000000" w:rsidDel="00000000" w:rsidP="00000000" w:rsidRDefault="00000000" w:rsidRPr="00000000" w14:paraId="000000C0">
      <w:pPr>
        <w:pStyle w:val="Heading1"/>
        <w:jc w:val="both"/>
        <w:rPr/>
      </w:pPr>
      <w:r>
        <w:rPr>
          <w:rtl w:val="0"/>
        </w:rPr>
        <w:t xml:space="preserve">List of Tables</w:t>
      </w:r>
    </w:p>
    <w:tbl>
      <w:tblPr>
        <w:tblStyle w:val="Table5"/>
        <w:tblW w:w="786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080"/>
        <w:gridCol w:w="6780"/>
        <w:tblGridChange w:id="0">
          <w:tblGrid>
            <w:gridCol w:w="1080"/>
            <w:gridCol w:w="67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top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 dependencies</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Drift scenarios used in the evaluation</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parameters used unless stated otherwise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 rate (mean) and relative reduction vs each baseline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 size (Cohen’s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stockout rate</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inventory cost (mean) and relative change vs baseline</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runtime per run by policy and cohort size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service level post-drift onset</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final on-hand inventory by policy across scenarios</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Ablation results on the catastrophic scenario</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forecast MAPE by scenario</w:t>
            </w:r>
          </w:p>
        </w:tc>
      </w:tr>
    </w:tbl>
    <w:p w:rsidR="00000000" w:rsidDel="00000000" w:rsidP="00000000" w:rsidRDefault="00000000" w:rsidRPr="00000000" w14:paraId="000000D9">
      <w:pPr>
        <w:pStyle w:val="Heading1"/>
        <w:jc w:val="both"/>
        <w:rPr/>
      </w:pPr>
      <w:r>
        <w:br w:type="page"/>
      </w:r>
      <w:r>
        <w:rPr>
          <w:rtl w:val="0"/>
        </w:rPr>
      </w:r>
    </w:p>
    <w:bookmarkStart w:colFirst="0" w:colLast="0" w:name="wz0d26iklqk7" w:id="7"/>
    <w:bookmarkEnd w:id="7"/>
    <w:p w:rsidR="00000000" w:rsidDel="00000000" w:rsidP="00000000" w:rsidRDefault="00000000" w:rsidRPr="00000000" w14:paraId="000000DA">
      <w:pPr>
        <w:pStyle w:val="Heading1"/>
        <w:jc w:val="both"/>
        <w:rPr/>
      </w:pPr>
      <w:r>
        <w:rPr>
          <w:rtl w:val="0"/>
        </w:rPr>
        <w:t xml:space="preserve">List of Figures</w:t>
      </w:r>
    </w:p>
    <w:tbl>
      <w:tblPr>
        <w:tblStyle w:val="Table6"/>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680"/>
        <w:gridCol w:w="6240"/>
        <w:tblGridChange w:id="0">
          <w:tblGrid>
            <w:gridCol w:w="1680"/>
            <w:gridCol w:w="624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Figure</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tcBorders>
              <w:top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 rate by policy and scenario</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decomposition across scenarios and policies</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and memory scaling (log–log axes)</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Ablation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 rate and total cost by variant</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MAPE per scenario (MAS only)</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 scenario time series (on-hand and stockouts)</w:t>
            </w:r>
          </w:p>
        </w:tc>
      </w:tr>
    </w:tbl>
    <w:p w:rsidR="00000000" w:rsidDel="00000000" w:rsidP="00000000" w:rsidRDefault="00000000" w:rsidRPr="00000000" w14:paraId="000000E9">
      <w:pPr>
        <w:pStyle w:val="Heading1"/>
        <w:jc w:val="both"/>
        <w:rPr/>
      </w:pPr>
      <w:r>
        <w:br w:type="page"/>
      </w:r>
      <w:r>
        <w:rPr>
          <w:rtl w:val="0"/>
        </w:rPr>
      </w:r>
    </w:p>
    <w:bookmarkStart w:colFirst="0" w:colLast="0" w:name="78u3bz5uz2gq" w:id="8"/>
    <w:bookmarkEnd w:id="8"/>
    <w:p w:rsidR="00000000" w:rsidDel="00000000" w:rsidP="00000000" w:rsidRDefault="00000000" w:rsidRPr="00000000" w14:paraId="000000EA">
      <w:pPr>
        <w:pStyle w:val="Heading1"/>
        <w:jc w:val="both"/>
        <w:rPr/>
      </w:pPr>
      <w:r>
        <w:rPr>
          <w:rtl w:val="0"/>
        </w:rPr>
        <w:t xml:space="preserve">1. Introduction</w:t>
      </w:r>
    </w:p>
    <w:bookmarkStart w:colFirst="0" w:colLast="0" w:name="iyk828y1ss14" w:id="9"/>
    <w:bookmarkEnd w:id="9"/>
    <w:p w:rsidR="00000000" w:rsidDel="00000000" w:rsidP="00000000" w:rsidRDefault="00000000" w:rsidRPr="00000000" w14:paraId="000000EB">
      <w:pPr>
        <w:pStyle w:val="Heading2"/>
        <w:jc w:val="both"/>
        <w:rPr/>
      </w:pPr>
      <w:r>
        <w:rPr>
          <w:rtl w:val="0"/>
        </w:rPr>
        <w:t xml:space="preserve">1.1 Background of the Study</w:t>
      </w:r>
    </w:p>
    <w:p w14:paraId="000B16000">
      <w:pPr>
        <w:jc w:val="both"/>
        <w:rPr>
          <w:ins w:id="16000" w:author="Claude" w:date="2026-05-18T00:00:00Z"/>
        </w:rPr>
      </w:pPr>
      <w:ins w:id="18004" w:author="Claude" w:date="2026-05-18T00:00:00Z">
        <w:r>
          <w:rPr>
            <w:rFonts w:ascii="Times New Roman" w:cs="Times New Roman" w:eastAsia="Times New Roman" w:hAnsi="Times New Roman"/>
            <w:sz w:val="24"/>
            <w:szCs w:val="24"/>
            <w:color w:val="000000"/>
            <w:rtl w:val="0"/>
          </w:rPr>
          <w:t xml:space="preserve">Inventory management is the systematic process of ordering, storing, and controlling a company’s goods and materials to meet demand efficiently while minimising cost. It encompasses the policies, procedures, and decision rules that govern how much stock to hold, when to reorder, and how much to order, with the twin objectives of preventing stockouts (lost sales and customer dissatisfaction) and avoiding excess inventory (capital tied up in holding cost). Key decision parameters include the reorder point (ROP), order quantity, safety stock, and replenishment lead time. Well-established treatments of this framework are provided in Zipkin </w:t>
        </w:r>
      </w:ins>
      <w:hyperlink w:anchor="ref_22">
        <w:ins w:id="18005" w:author="Claude" w:date="2026-05-18T00:00:00Z">
          <w:r>
            <w:rPr>
              <w:rFonts w:ascii="Times New Roman" w:cs="Times New Roman" w:eastAsia="Times New Roman" w:hAnsi="Times New Roman"/>
              <w:sz w:val="24"/>
              <w:szCs w:val="24"/>
              <w:color w:val="156082"/>
              <w:rtl w:val="0"/>
            </w:rPr>
            <w:t>[22]</w:t>
          </w:r>
        </w:ins>
      </w:hyperlink>
      <w:ins w:id="18006" w:author="Claude" w:date="2026-05-18T00:00:00Z">
        <w:r>
          <w:rPr>
            <w:rFonts w:ascii="Times New Roman" w:cs="Times New Roman" w:eastAsia="Times New Roman" w:hAnsi="Times New Roman"/>
            <w:sz w:val="24"/>
            <w:szCs w:val="24"/>
            <w:color w:val="000000"/>
            <w:rtl w:val="0"/>
          </w:rPr>
          <w:t xml:space="preserve"> and Cachon and Terwiesch </w:t>
        </w:r>
      </w:ins>
      <w:hyperlink w:anchor="ref_23">
        <w:ins w:id="18007" w:author="Claude" w:date="2026-05-18T00:00:00Z">
          <w:r>
            <w:rPr>
              <w:rFonts w:ascii="Times New Roman" w:cs="Times New Roman" w:eastAsia="Times New Roman" w:hAnsi="Times New Roman"/>
              <w:sz w:val="24"/>
              <w:szCs w:val="24"/>
              <w:color w:val="156082"/>
              <w:rtl w:val="0"/>
            </w:rPr>
            <w:t>[23]</w:t>
          </w:r>
        </w:ins>
      </w:hyperlink>
      <w:ins w:id="18008" w:author="Claude" w:date="2026-05-18T00:00:00Z">
        <w:r>
          <w:rPr>
            <w:rFonts w:ascii="Times New Roman" w:cs="Times New Roman" w:eastAsia="Times New Roman" w:hAnsi="Times New Roman"/>
            <w:sz w:val="24"/>
            <w:szCs w:val="24"/>
            <w:color w:val="000000"/>
            <w:rtl w:val="0"/>
          </w:rPr>
          <w:t>.</w:t>
        </w:r>
      </w:ins>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management</w:t>
      </w:r>
      <w:commentRangeEnd w:id="0"/>
      <w:r>
        <w:commentReference w:id="0"/>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sits at the core of e-commerce operations: it directly determines whether a customer can complete a purchase, and what it costs </w:t>
      </w:r>
      <w:commentRangeStart w:id="1"/>
      <w:del w:id="7000" w:author="Claude" w:date="2026-05-18T00:00:00Z">
        <w:r>
          <w:rPr>
            <w:rFonts w:ascii="Times New Roman" w:cs="Times New Roman" w:eastAsia="Times New Roman" w:hAnsi="Times New Roman"/>
            <w:sz w:val="24"/>
            <w:szCs w:val="24"/>
            <w:color w:val="000000"/>
            <w:rtl w:val="0"/>
          </w:rPr>
          <w:delText xml:space="preserve">the platform</w:delText>
        </w:r>
      </w:del>
      <w:ins w:id="16002" w:author="Claude" w:date="2026-05-18T00:00:00Z">
        <w:r>
          <w:rPr>
            <w:rFonts w:ascii="Times New Roman" w:cs="Times New Roman" w:eastAsia="Times New Roman" w:hAnsi="Times New Roman"/>
            <w:sz w:val="24"/>
            <w:szCs w:val="24"/>
            <w:color w:val="000000"/>
            <w:rtl w:val="0"/>
          </w:rPr>
          <w:t xml:space="preserve">the e-commerce operator</w:t>
        </w:r>
      </w:ins>
      <w:commentRangeEnd w:id="1"/>
      <w:r>
        <w:commentReference w:id="1"/>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keep that promise. </w:t>
      </w:r>
      <w:commentRangeStart w:id="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inventory policies, including fixed reorder-point (ROP) rules and Economic Order Quantity (EOQ) heuristics, assume that demand is either stationary or follows a well-characterized stochastic process.</w:t>
      </w:r>
      <w:ins w:id="18000" w:author="Claude" w:date="2026-05-18T00:00:00Z">
        <w:r>
          <w:rPr>
            <w:rFonts w:ascii="Times New Roman" w:cs="Times New Roman" w:eastAsia="Times New Roman" w:hAnsi="Times New Roman"/>
            <w:sz w:val="24"/>
            <w:szCs w:val="24"/>
            <w:color w:val="000000"/>
            <w:rtl w:val="0"/>
          </w:rPr>
          <w:t xml:space="preserve"> </w:t>
        </w:r>
      </w:ins>
      <w:hyperlink w:anchor="ref_22">
        <w:ins w:id="18001" w:author="Claude" w:date="2026-05-18T00:00:00Z">
          <w:r>
            <w:rPr>
              <w:rFonts w:ascii="Times New Roman" w:cs="Times New Roman" w:eastAsia="Times New Roman" w:hAnsi="Times New Roman"/>
              <w:sz w:val="24"/>
              <w:szCs w:val="24"/>
              <w:color w:val="156082"/>
              <w:rtl w:val="0"/>
            </w:rPr>
            <w:t>[22]</w:t>
          </w:r>
        </w:ins>
      </w:hyperlink>
      <w:ins w:id="18002" w:author="Claude" w:date="2026-05-18T00:00:00Z">
        <w:r>
          <w:rPr>
            <w:rFonts w:ascii="Times New Roman" w:cs="Times New Roman" w:eastAsia="Times New Roman" w:hAnsi="Times New Roman"/>
            <w:sz w:val="24"/>
            <w:szCs w:val="24"/>
            <w:color w:val="000000"/>
            <w:rtl w:val="0"/>
          </w:rPr>
          <w:t xml:space="preserve">, </w:t>
        </w:r>
      </w:ins>
      <w:hyperlink w:anchor="ref_23">
        <w:ins w:id="18003" w:author="Claude" w:date="2026-05-18T00:00:00Z">
          <w:r>
            <w:rPr>
              <w:rFonts w:ascii="Times New Roman" w:cs="Times New Roman" w:eastAsia="Times New Roman" w:hAnsi="Times New Roman"/>
              <w:sz w:val="24"/>
              <w:szCs w:val="24"/>
              <w:color w:val="156082"/>
              <w:rtl w:val="0"/>
            </w:rPr>
            <w:t>[23]</w:t>
          </w:r>
        </w:ins>
      </w:hyperlink>
      <w:commentRangeEnd w:id="2"/>
      <w:r>
        <w:commentReference w:id="2"/>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assumptions are routinely violated online, where promotions, viral product moments, seasonal events, and shifts in consumer interest all combine to produce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concept drift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statistical properties of the demand stream change over time, and yesterday’s optimal policy is no longer optimal today </w:t>
      </w:r>
      <w:hyperlink w:anchor="yh7skrxamedb">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zesg0dih8x75">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[2]</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dominant industrial response has been to retrain centralized forecasting pipelines on a fixed schedule (e.g., weekly, monthly). This mitigates slow drift but fails on three counts: (i) the schedule is blind to data</w:t>
      </w:r>
      <w:r>
        <w:rPr>
          <w:rtl w:val="0"/>
        </w:rPr>
        <w:t xml:space="preserve">  </w:t>
      </w:r>
      <w:del w:id="7001" w:author="Claude" w:date="2026-05-18T00:00:00Z">
        <w:r>
          <w:rPr>
            <w:rFonts w:ascii="Times New Roman" w:cs="Times New Roman" w:eastAsia="Times New Roman" w:hAnsi="Times New Roman"/>
            <w:sz w:val="24"/>
            <w:szCs w:val="24"/>
            <w:color w:val="000000"/>
            <w:rtl w:val="0"/>
          </w:rPr>
          <w:delText xml:space="preserve">it refits whether or not drift has occurred; (ii) refits are computationally expensive, which keeps cadence coarse; and (iii) in the gap between refits, a model fitted on stale data continues to drive decisions </w:delText>
        </w:r>
      </w:del>
      <w:ins w:id="16004" w:author="Claude" w:date="2026-05-18T00:00:00Z">
        <w:r>
          <w:rPr>
            <w:rFonts w:ascii="Times New Roman" w:cs="Times New Roman" w:eastAsia="Times New Roman" w:hAnsi="Times New Roman"/>
            <w:sz w:val="24"/>
            <w:szCs w:val="24"/>
            <w:color w:val="000000"/>
            <w:rtl w:val="0"/>
          </w:rPr>
          <w:t xml:space="preserve">it refits whether or not drift has occurred; (ii) refits are computationally expensive, which keeps cadence coarse; and (iii) in the gap between refits, a model fitted on stale data continues to drive decisions. These failure modes are the authors’ analysis of the periodic-retraining literature; point (iii) is specifically supported by the concept-drift survey </w:t>
        </w:r>
      </w:ins>
      <w:hyperlink w:anchor="7o9n6a7omztt">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[3]</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commentRangeStart w:id="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3"/>
      <w:r>
        <w:commentReference w:id="3"/>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is amplified in emerging markets such as Ethiopia, where intermittent connectivity, limited logistics, and a persistent trust deficit in digital transactions </w:t>
      </w:r>
      <w:hyperlink w:anchor="xzdyjhtmzjeq">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[4</w:t>
        </w:r>
      </w:hyperlink>
      <w:commentRangeStart w:id="4"/>
      <w:hyperlink w:anchor="xzdyjhtmzjeq">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commentRangeEnd w:id="4"/>
      <w:r>
        <w:commentReference w:id="4"/>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4p13qyllxpz">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[5]</w:t>
        </w:r>
      </w:hyperlink>
      <w:commentRangeStart w:id="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5"/>
      <w:r>
        <w:commentReference w:id="5"/>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centralized cloud-dependent ERP systems both expensive and operationally fragile.</w:t>
      </w:r>
      <w:ins w:author="ዘለቀ አበባው" w:id="0" w:date="2026-05-17T00:24:27Z">
        <w:commentRangeStart w:id="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commentRangeEnd w:id="6"/>
      <w:r>
        <w:commentReference w:id="6"/>
      </w:r>
      <w:r>
        <w:rPr>
          <w:rtl w:val="0"/>
        </w:rPr>
      </w:r>
    </w:p>
    <w:p w14:paraId="000B16007">
      <w:pPr>
        <w:jc w:val="both"/>
        <w:rPr>
          <w:ins w:id="16007" w:author="Claude" w:date="2026-05-18T00:00:00Z"/>
        </w:rPr>
      </w:pPr>
      <w:ins w:id="18009" w:author="Claude" w:date="2026-05-18T00:00:00Z">
        <w:r>
          <w:rPr>
            <w:rFonts w:ascii="Times New Roman" w:cs="Times New Roman" w:eastAsia="Times New Roman" w:hAnsi="Times New Roman"/>
            <w:sz w:val="24"/>
            <w:szCs w:val="24"/>
            <w:color w:val="000000"/>
            <w:rtl w:val="0"/>
          </w:rPr>
          <w:t xml:space="preserve">Earlier computational responses to demand non-stationarity relied on deep learning models equipped with incremental learning or ensemble-based retraining mechanisms </w:t>
        </w:r>
      </w:ins>
      <w:hyperlink w:anchor="7o9n6a7omztt">
        <w:ins w:id="18010" w:author="Claude" w:date="2026-05-18T00:00:00Z">
          <w:r>
            <w:rPr>
              <w:rFonts w:ascii="Times New Roman" w:cs="Times New Roman" w:eastAsia="Times New Roman" w:hAnsi="Times New Roman"/>
              <w:sz w:val="24"/>
              <w:szCs w:val="24"/>
              <w:color w:val="156082"/>
              <w:rtl w:val="0"/>
            </w:rPr>
            <w:t>[3]</w:t>
          </w:r>
        </w:ins>
      </w:hyperlink>
      <w:ins w:id="18011" w:author="Claude" w:date="2026-05-18T00:00:00Z">
        <w:r>
          <w:rPr>
            <w:rFonts w:ascii="Times New Roman" w:cs="Times New Roman" w:eastAsia="Times New Roman" w:hAnsi="Times New Roman"/>
            <w:sz w:val="24"/>
            <w:szCs w:val="24"/>
            <w:color w:val="000000"/>
            <w:rtl w:val="0"/>
          </w:rPr>
          <w:t xml:space="preserve">. While effective in high-compute, always-connected settings, deep-learning approaches to drift handling do not transfer naturally to resource-constrained or latency-sensitive operational contexts: a single monolithic model must be retrained end-to-end, the pipeline is opaque to domain operators, and per-decision audit trails are absent. A structurally different alternative is to decompose the decision problem across multiple specialised software agents—each observable and accountable for a well-defined task—coordinating via message-passing rather than through a centralised planner. This is the core insight of the Multi-Agent Systems (MAS) paradigm </w:t>
        </w:r>
      </w:ins>
      <w:hyperlink w:anchor="ref_34">
        <w:ins w:id="18012" w:author="Claude" w:date="2026-05-18T00:00:00Z">
          <w:r>
            <w:rPr>
              <w:rFonts w:ascii="Times New Roman" w:cs="Times New Roman" w:eastAsia="Times New Roman" w:hAnsi="Times New Roman"/>
              <w:sz w:val="24"/>
              <w:szCs w:val="24"/>
              <w:color w:val="156082"/>
              <w:rtl w:val="0"/>
            </w:rPr>
            <w:t>[34]</w:t>
          </w:r>
        </w:ins>
      </w:hyperlink>
      <w:ins w:id="18013" w:author="Claude" w:date="2026-05-18T00:00:00Z">
        <w:r>
          <w:rPr>
            <w:rFonts w:ascii="Times New Roman" w:cs="Times New Roman" w:eastAsia="Times New Roman" w:hAnsi="Times New Roman"/>
            <w:sz w:val="24"/>
            <w:szCs w:val="24"/>
            <w:color w:val="000000"/>
            <w:rtl w:val="0"/>
          </w:rPr>
          <w:t xml:space="preserve">, </w:t>
        </w:r>
      </w:ins>
      <w:hyperlink w:anchor="ref_35">
        <w:ins w:id="18014" w:author="Claude" w:date="2026-05-18T00:00:00Z">
          <w:r>
            <w:rPr>
              <w:rFonts w:ascii="Times New Roman" w:cs="Times New Roman" w:eastAsia="Times New Roman" w:hAnsi="Times New Roman"/>
              <w:sz w:val="24"/>
              <w:szCs w:val="24"/>
              <w:color w:val="156082"/>
              <w:rtl w:val="0"/>
            </w:rPr>
            <w:t>[35]</w:t>
          </w:r>
        </w:ins>
      </w:hyperlink>
      <w:ins w:id="18015" w:author="Claude" w:date="2026-05-18T00:00:00Z">
        <w:r>
          <w:rPr>
            <w:rFonts w:ascii="Times New Roman" w:cs="Times New Roman" w:eastAsia="Times New Roman" w:hAnsi="Times New Roman"/>
            <w:sz w:val="24"/>
            <w:szCs w:val="24"/>
            <w:color w:val="000000"/>
            <w:rtl w:val="0"/>
          </w:rPr>
          <w:t xml:space="preserve">, which the present thesis applies to e-commerce inventory optimisation.</w:t>
        </w:r>
      </w:ins>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Systems (MAS)</w:t>
      </w:r>
      <w:commentRangeEnd w:id="7"/>
      <w:r>
        <w:commentReference w:id="7"/>
      </w:r>
      <w:del w:id="7004" w:author="Claude" w:date="2026-05-18T00:00:00Z">
        <w:r>
          <w:rPr>
            <w:rFonts w:ascii="Times New Roman" w:cs="Times New Roman" w:eastAsia="Times New Roman" w:hAnsi="Times New Roman"/>
            <w:sz w:val="24"/>
            <w:szCs w:val="24"/>
            <w:color w:val="000000"/>
            <w:rtl w:val="0"/>
          </w:rPr>
          <w:delText xml:space="preserve"> offer a structurally different approach. In a MAS architecture, autonomous software agents are responsible for narrow slices of decision-making</w:delText>
        </w:r>
      </w:del>
      <w:ins w:id="19000" w:author="Claude" w:date="2026-05-18T00:00:00Z">
        <w:r>
          <w:rPr>
            <w:rFonts w:ascii="Times New Roman" w:cs="Times New Roman" w:eastAsia="Times New Roman" w:hAnsi="Times New Roman"/>
            <w:sz w:val="24"/>
            <w:szCs w:val="24"/>
            <w:color w:val="000000"/>
            <w:rtl w:val="0"/>
          </w:rPr>
          <w:t xml:space="preserve"> in e-commerce inventory management are architectures where multiple autonomous software agents—each with a specific role, local knowledge, and decision rules—cooperate and coordinate to monitor, control, and optimise inventory-related tasks (stock levels, replenishment, order allocation, forecasting, and performance analysis) across a shared environment</w:t>
        </w:r>
      </w:ins>
      <w:hyperlink w:anchor="ref_46">
        <w:ins w:id="19001" w:author="Claude" w:date="2026-05-18T00:00:00Z">
          <w:r>
            <w:rPr>
              <w:rFonts w:ascii="Times New Roman" w:cs="Times New Roman" w:eastAsia="Times New Roman" w:hAnsi="Times New Roman"/>
              <w:sz w:val="24"/>
              <w:szCs w:val="24"/>
              <w:color w:val="156082"/>
              <w:rtl w:val="0"/>
            </w:rPr>
            <w:t>[46]</w:t>
          </w:r>
        </w:ins>
      </w:hyperlink>
      <w:ins w:id="19002" w:author="Claude" w:date="2026-05-18T00:00:00Z">
        <w:r>
          <w:rPr>
            <w:rFonts w:ascii="Times New Roman" w:cs="Times New Roman" w:eastAsia="Times New Roman" w:hAnsi="Times New Roman"/>
            <w:sz w:val="24"/>
            <w:szCs w:val="24"/>
            <w:color w:val="000000"/>
            <w:rtl w:val="0"/>
          </w:rPr>
          <w:t xml:space="preserve">. In a MAS architecture, each agent is responsible for a narrow slice of decision-making</w:t>
        </w:r>
      </w:ins>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inventory, forecasting demand, deciding when and how much to reorder, simulating supplier behavior, analyzing performance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coordinate via message-passing rather than through a centralized planner </w:t>
      </w:r>
      <w:hyperlink w:anchor="j7vqe4aa1u3j">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[6]</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decentralization makes the system more resilient to partial failures, easier to extend with new agent roles, and amenable to per-agent decision auditing</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properties that are increasingly demanded in operations management</w:t>
      </w:r>
      <w:commentRangeStart w:id="8"/>
      <w:commentRangeEnd w:id="8"/>
      <w:r>
        <w:commentReference w:id="8"/>
      </w:r>
      <w:del w:id="7005" w:author="Claude" w:date="2026-05-18T00:00:00Z">
        <w:r>
          <w:rPr>
            <w:rFonts w:ascii="Times New Roman" w:cs="Times New Roman" w:eastAsia="Times New Roman" w:hAnsi="Times New Roman"/>
            <w:sz w:val="24"/>
            <w:szCs w:val="24"/>
            <w:color w:val="000000"/>
            <w:rtl w:val="0"/>
          </w:rPr>
          <w:delText xml:space="preserve"> literature</w:delText>
        </w:r>
      </w:del>
      <w:ins w:id="16010" w:author="Claude" w:date="2026-05-18T00:00:00Z">
        <w:r>
          <w:rPr>
            <w:rFonts w:ascii="Times New Roman" w:cs="Times New Roman" w:eastAsia="Times New Roman" w:hAnsi="Times New Roman"/>
            <w:sz w:val="24"/>
            <w:szCs w:val="24"/>
            <w:color w:val="000000"/>
            <w:rtl w:val="0"/>
          </w:rPr>
          <w:t xml:space="preserve"> research</w:t>
        </w:r>
      </w:ins>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e4v2y4hwpefl">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[7]</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98v41hlelz47">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[8]</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designs, implements, and empirically evaluates such an architecture, with three goals: (1) close the software-engineering gap between agent-based supply-chain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theory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reproducible, benchmarked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provide a publicly reproducible evaluation on an open e-commerce dataset (Olist Brazilian E-Commerce); and (3) study how the architecture’s modular design and </w:t>
      </w:r>
      <w:commentRangeStart w:id="9"/>
      <w:del w:id="7006" w:author="Claude" w:date="2026-05-18T00:00:00Z">
        <w:r>
          <w:rPr>
            <w:rFonts w:ascii="Times New Roman" w:cs="Times New Roman" w:eastAsia="Times New Roman" w:hAnsi="Times New Roman"/>
            <w:sz w:val="24"/>
            <w:szCs w:val="24"/>
            <w:color w:val="000000"/>
            <w:rtl w:val="0"/>
          </w:rPr>
          <w:delText xml:space="preserve">continuous-decision loop</w:delText>
        </w:r>
      </w:del>
      <w:ins w:id="16011" w:author="Claude" w:date="2026-05-18T00:00:00Z">
        <w:r>
          <w:rPr>
            <w:rFonts w:ascii="Times New Roman" w:cs="Times New Roman" w:eastAsia="Times New Roman" w:hAnsi="Times New Roman"/>
            <w:sz w:val="24"/>
            <w:szCs w:val="24"/>
            <w:color w:val="000000"/>
            <w:rtl w:val="0"/>
          </w:rPr>
          <w:t xml:space="preserve">event-driven, continuous decision loop (as opposed to a periodic batch cycle)</w:t>
        </w:r>
      </w:ins>
      <w:commentRangeEnd w:id="9"/>
      <w:r>
        <w:commentReference w:id="9"/>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interact with realistic demand drift. We use Ethiopian e-commerce as a motivating context for the design choices (auditability, offline operation, modest hardware footprint) rather than as an empirical test bed</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in this thesis uses Brazilian data, and any claim about Ethiopian operational fit is therefore architectural, not empirical.</w:t>
      </w:r>
    </w:p>
    <w:p w14:paraId="00106594">
      <w:pPr>
        <w:jc w:val="both"/>
        <w:rPr>
          <w:ins w:id="26004" w:author="Claude" w:date="2026-05-18T00:00:00Z"/>
        </w:rPr>
      </w:pPr>
      <w:ins w:id="26005" w:author="Claude" w:date="2026-05-18T00:00:00Z">
        <w:r>
          <w:rPr>
            <w:rFonts w:ascii="Times New Roman" w:cs="Times New Roman" w:eastAsia="Times New Roman" w:hAnsi="Times New Roman"/>
            <w:sz w:val="24"/>
            <w:szCs w:val="24"/>
            <w:color w:val="000000"/>
            <w:rtl w:val="0"/>
          </w:rPr>
          <w:t xml:space="preserve">This boundary on the empirical claims is important: all quantitative findings in Chapters 4 and 5 generalise only to the cohort, cost-parameter regime, and drift scenarios studied. Generalisation to other markets, product categories, or cost regimes is a design-level conjecture rather than an empirical conclusion, and we identify validation on additional public datasets and a real Ethiopian pilot deployment as the most important external-validity follow-ups (§6.6).</w:t>
        </w:r>
      </w:ins>
    </w:p>
    <w:bookmarkStart w:colFirst="0" w:colLast="0" w:name="c5x5njtra722" w:id="10"/>
    <w:bookmarkEnd w:id="10"/>
    <w:p w:rsidR="00000000" w:rsidDel="00000000" w:rsidP="00000000" w:rsidRDefault="00000000" w:rsidRPr="00000000" w14:paraId="000000F0">
      <w:pPr>
        <w:pStyle w:val="Heading2"/>
        <w:jc w:val="both"/>
        <w:rPr/>
      </w:pPr>
      <w:r>
        <w:rPr>
          <w:rtl w:val="0"/>
        </w:rPr>
        <w:t xml:space="preserve">1.2 Statement of the Problem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Machine-learning-based demand forecasting can substantially reduce stockout and overstock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only if the forecasting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remains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good description of demand. Three failure modes are well documented in the literature and reproducible in practice:</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Silent model degradation under concept 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model trained on one demand regime continues to make predictions even after the regime has changed, because the operational pipeline has no built-in way to notice </w:t>
      </w:r>
      <w:hyperlink w:anchor="yh7skrxamedb">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Coarse-cadence retraining.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Periodic centralized refitting is blind to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drift occurs; it under-reacts when drift is sudden and over-orders when demand normalizes after a transient shock </w:t>
      </w:r>
      <w:del w:id="10002" w:author="Claude" w:date="2026-05-18T00:00:00Z">
        <w:r>
          <w:rPr>
            <w:rFonts w:ascii="Times New Roman" w:cs="Times New Roman" w:eastAsia="Times New Roman" w:hAnsi="Times New Roman"/>
            <w:sz w:val="24"/>
            <w:szCs w:val="24"/>
            <w:color w:val="000000"/>
            <w:rtl w:val="0"/>
          </w:rPr>
          <w:delText>[3]</w:delText>
        </w:r>
      </w:del>
      <w:hyperlink w:anchor="ref_33">
        <w:ins w:id="22002" w:author="Claude" w:date="2026-05-18T00:00:00Z">
          <w:r>
            <w:rPr>
              <w:rFonts w:ascii="Times New Roman" w:cs="Times New Roman" w:eastAsia="Times New Roman" w:hAnsi="Times New Roman"/>
              <w:sz w:val="24"/>
              <w:szCs w:val="24"/>
              <w:color w:val="156082"/>
              <w:rtl w:val="0"/>
            </w:rPr>
            <w:t>[33]</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fragility.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Centralized retraining pipelines assume reliable compute and reliable connectivity. In intermittent environments these assumptions break, with cascading effects on downstream replenishment decisions </w:t>
      </w:r>
      <w:del w:id="10003" w:author="Claude" w:date="2026-05-18T00:00:00Z">
        <w:r>
          <w:rPr>
            <w:rFonts w:ascii="Times New Roman" w:cs="Times New Roman" w:eastAsia="Times New Roman" w:hAnsi="Times New Roman"/>
            <w:sz w:val="24"/>
            <w:szCs w:val="24"/>
            <w:color w:val="000000"/>
            <w:rtl w:val="0"/>
          </w:rPr>
          <w:delText>[5]</w:delText>
        </w:r>
      </w:de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agent-based inventory work has explored decentralized coordination </w:t>
      </w:r>
      <w:hyperlink w:anchor="98v41hlelz47">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[8]</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y6464p6nqkz">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[9]</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the results are overwhelmingly published with proprietary data and closed implementations. The empirical literature lacks a reproducible software-engineering treatment that (a) demonstrates an agent-based inventory architecture beats traditional centralized policies on public data, (b) measures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that win, not just the service-level gain, and (c) explicitly evaluates how drift detection at the agent level changes the architecture’s response curve. This thesis fills that gap.</w:t>
      </w:r>
    </w:p>
    <w:p w:rsidR="00000000" w:rsidDel="00000000" w:rsidP="00000000" w:rsidRDefault="00000000" w:rsidRPr="00000000" w14:paraId="000000F6">
      <w:pPr>
        <w:pStyle w:val="Heading2"/>
        <w:jc w:val="both"/>
        <w:rPr/>
      </w:pPr>
      <w:r>
        <w:br w:type="page"/>
      </w:r>
      <w:r>
        <w:rPr>
          <w:rtl w:val="0"/>
        </w:rPr>
      </w:r>
    </w:p>
    <w:bookmarkStart w:colFirst="0" w:colLast="0" w:name="6e6k189842ml" w:id="11"/>
    <w:bookmarkEnd w:id="11"/>
    <w:p w:rsidR="00000000" w:rsidDel="00000000" w:rsidP="00000000" w:rsidRDefault="00000000" w:rsidRPr="00000000" w14:paraId="000000F7">
      <w:pPr>
        <w:pStyle w:val="Heading2"/>
        <w:jc w:val="both"/>
        <w:rPr/>
      </w:pPr>
      <w:r>
        <w:rPr>
          <w:rtl w:val="0"/>
        </w:rPr>
        <w:t xml:space="preserve">1.3 Objectives of the Study</w:t>
      </w:r>
    </w:p>
    <w:bookmarkStart w:colFirst="0" w:colLast="0" w:name="9iwsum1omdnz" w:id="12"/>
    <w:bookmarkEnd w:id="12"/>
    <w:p w:rsidR="00000000" w:rsidDel="00000000" w:rsidP="00000000" w:rsidRDefault="00000000" w:rsidRPr="00000000" w14:paraId="000000F8">
      <w:pPr>
        <w:pStyle w:val="Heading3"/>
        <w:jc w:val="both"/>
        <w:rPr/>
      </w:pPr>
      <w:r>
        <w:rPr>
          <w:rtl w:val="0"/>
        </w:rPr>
        <w:t xml:space="preserve">1.3.1 General Objective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empirically evaluate a multi-agent software architecture for autonomous e-commerce inventory optimization that adapts to demand variability and concept drift.</w:t>
      </w:r>
    </w:p>
    <w:bookmarkStart w:colFirst="0" w:colLast="0" w:name="4mj7rmf0prp5" w:id="13"/>
    <w:bookmarkEnd w:id="13"/>
    <w:p w:rsidR="00000000" w:rsidDel="00000000" w:rsidP="00000000" w:rsidRDefault="00000000" w:rsidRPr="00000000" w14:paraId="000000FA">
      <w:pPr>
        <w:pStyle w:val="Heading3"/>
        <w:jc w:val="both"/>
        <w:rPr/>
      </w:pPr>
      <w:r>
        <w:rPr>
          <w:rtl w:val="0"/>
        </w:rPr>
        <w:t xml:space="preserve">1.3.2 Specific Objectives</w:t>
      </w:r>
    </w:p>
    <w:p w:rsidR="00000000" w:rsidDel="00000000" w:rsidP="00000000" w:rsidRDefault="00000000" w:rsidRPr="00000000" w14:paraId="000000F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 modular MAS architecture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comprising Demand Forecasting, Inventory Monitoring, Replenishment, Supplier, and Analytics agents, with explicit drift detection and adaptive forecasting tiers.</w:t>
      </w:r>
    </w:p>
    <w:p w:rsidR="00000000" w:rsidDel="00000000" w:rsidP="00000000" w:rsidRDefault="00000000" w:rsidRPr="00000000" w14:paraId="000000F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a reproducible simulation environment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replays a public e-commerce dataset (Olist) under controllable concept-drift scenarios, with deterministic seeding and per-seed stochastic variation.</w:t>
      </w:r>
    </w:p>
    <w:p w:rsidR="00000000" w:rsidDel="00000000" w:rsidP="00000000" w:rsidRDefault="00000000" w:rsidRPr="00000000" w14:paraId="000000F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Empirically compare the proposed system against textbook-optimized baselines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ROP with EOQ-derived order quantity, and Periodic Centralized Forecasting with a recent-window refit), using a multi-seed evaluation that produces statistically defensible conclusions.</w:t>
      </w:r>
    </w:p>
    <w:p w:rsidR="00000000" w:rsidDel="00000000" w:rsidP="00000000" w:rsidRDefault="00000000" w:rsidRPr="00000000" w14:paraId="000000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 adaptability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three families of injected drift (abrupt, gradual, seasonal pulse) plus two stress conditions (severe and catastrophic compound), measuring both service-level recovery and the inventory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maintaining that service level.</w:t>
      </w:r>
    </w:p>
    <w:p w:rsidR="00000000" w:rsidDel="00000000" w:rsidP="00000000" w:rsidRDefault="00000000" w:rsidRPr="00000000" w14:paraId="000000F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 scalability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architecture as the number of managed SKUs increases, characterizing both runtime and peak memory as power-law fits across five cohorts (50, 100, 200, 500, 1000).</w:t>
      </w:r>
    </w:p>
    <w:p w:rsidR="00000000" w:rsidDel="00000000" w:rsidP="00000000" w:rsidRDefault="00000000" w:rsidRPr="00000000" w14:paraId="00000100">
      <w:pPr>
        <w:pStyle w:val="Heading2"/>
        <w:jc w:val="both"/>
        <w:rPr/>
      </w:pPr>
      <w:r>
        <w:br w:type="page"/>
      </w:r>
      <w:r>
        <w:rPr>
          <w:rtl w:val="0"/>
        </w:rPr>
      </w:r>
    </w:p>
    <w:bookmarkStart w:colFirst="0" w:colLast="0" w:name="nmgwm3hac9s4" w:id="14"/>
    <w:bookmarkEnd w:id="14"/>
    <w:p w:rsidR="00000000" w:rsidDel="00000000" w:rsidP="00000000" w:rsidRDefault="00000000" w:rsidRPr="00000000" w14:paraId="00000101">
      <w:pPr>
        <w:pStyle w:val="Heading2"/>
        <w:jc w:val="both"/>
        <w:rPr/>
      </w:pPr>
      <w:r>
        <w:rPr>
          <w:rtl w:val="0"/>
        </w:rPr>
        <w:t xml:space="preserve">1.4 Research Questions</w:t>
      </w:r>
    </w:p>
    <w:p w:rsidR="00000000" w:rsidDel="00000000" w:rsidP="00000000" w:rsidRDefault="00000000" w:rsidRPr="00000000" w14:paraId="0000010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RQ1.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can an autonomous multi-agent architecture be designed to manage e-commerce inventory in a way that adapts to changes in demand patterns (concept drift)?</w:t>
      </w:r>
    </w:p>
    <w:p w:rsidR="00000000" w:rsidDel="00000000" w:rsidP="00000000" w:rsidRDefault="00000000" w:rsidRPr="00000000" w14:paraId="0000010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RQ2.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what extent does the proposed multi-agent system improve inventory </w:t>
      </w:r>
      <w:r>
        <w:rPr>
          <w:rtl w:val="0"/>
        </w:rPr>
        <w:t xml:space="preserve">performance, specifically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stockout rates and total inventory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to textbook-optimized centralized baselines?</w:t>
      </w:r>
    </w:p>
    <w:p w:rsidR="00000000" w:rsidDel="00000000" w:rsidP="00000000" w:rsidRDefault="00000000" w:rsidRPr="00000000" w14:paraId="0000010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RQ3.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quickly and effectively does the multi-agent system detect and respond to demand drift (abrupt, gradual, and seasonal shifts)?</w:t>
      </w:r>
    </w:p>
    <w:p w:rsidR="00000000" w:rsidDel="00000000" w:rsidP="00000000" w:rsidRDefault="00000000" w:rsidRPr="00000000" w14:paraId="0000010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RQ4.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scalable is the architecture as the number of managed SKUs/agents grows, and what overhead does inter-agent coordination introduce?</w:t>
      </w:r>
    </w:p>
    <w:bookmarkStart w:colFirst="0" w:colLast="0" w:name="bq3u1rperbh7" w:id="15"/>
    <w:bookmarkEnd w:id="15"/>
    <w:p w:rsidR="00000000" w:rsidDel="00000000" w:rsidP="00000000" w:rsidRDefault="00000000" w:rsidRPr="00000000" w14:paraId="00000106">
      <w:pPr>
        <w:pStyle w:val="Heading2"/>
        <w:jc w:val="both"/>
        <w:rPr/>
      </w:pPr>
      <w:r>
        <w:rPr>
          <w:rtl w:val="0"/>
        </w:rPr>
        <w:t xml:space="preserve">1.5 Research Hypotheses</w:t>
      </w:r>
    </w:p>
    <w:p w:rsidR="00000000" w:rsidDel="00000000" w:rsidP="00000000" w:rsidRDefault="00000000" w:rsidRPr="00000000" w14:paraId="000001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(Performance).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proposed MAS will reduce the average daily stockout rate by at least 10% compared to the Static ROP baseline, with statistical significance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0.05.</w:t>
      </w:r>
    </w:p>
    <w:p w:rsidR="00000000" w:rsidDel="00000000" w:rsidP="00000000" w:rsidRDefault="00000000" w:rsidRPr="00000000" w14:paraId="000001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(Adaptability).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Following a simulated abrupt demand increase of 50%, the MAS will restore the target service level (95%) in fewer days on average than the Periodic Forecasting baseline.</w:t>
      </w:r>
    </w:p>
    <w:p w:rsidR="00000000" w:rsidDel="00000000" w:rsidP="00000000" w:rsidRDefault="00000000" w:rsidRPr="00000000" w14:paraId="000001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(Scalability).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system’s computational overhead will grow at most linearly with the number of agents, remaining feasible for standard commodity hardware.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reports the empirical verdict on each hypothesis. H2’s literal phrasing is reframed in Chapter 5 in light of the EOQ-driven behavior of the Periodic baseline.)</w:t>
      </w:r>
      <w:r>
        <w:rPr>
          <w:rtl w:val="0"/>
        </w:rPr>
      </w:r>
    </w:p>
    <w:bookmarkStart w:colFirst="0" w:colLast="0" w:name="2afbhhyoj4k" w:id="16"/>
    <w:bookmarkEnd w:id="16"/>
    <w:p w:rsidR="00000000" w:rsidDel="00000000" w:rsidP="00000000" w:rsidRDefault="00000000" w:rsidRPr="00000000" w14:paraId="0000010B">
      <w:pPr>
        <w:pStyle w:val="Heading2"/>
        <w:jc w:val="both"/>
        <w:rPr/>
      </w:pPr>
      <w:r>
        <w:rPr>
          <w:rtl w:val="0"/>
        </w:rPr>
        <w:t xml:space="preserve">1.6 Significance of the Study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contributes to software engineering by delivering a reusable, modular architectural pattern for autonomous inventory decision-making in e-commerce. It emphasizes reproducibility through (i) the use of a public, immutable dataset; (ii) open-source dependencies pinned to specific versions; (iii) version-controlled YAML experiment configurations; (iv) seeded experiments with persistent per-step timeseries; and (v) a one-command reproduce-all script. The resulting framework can serve as a benchmark for future work at the intersection of agent-based systems, adaptive analytics, and operations management.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practitioners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particularly in emerging markets such as Ethiopia</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decentralized agent-based approach reduces operational burden and improves robustness in the presence of intermittent connectivity and constrained compute. By logging decisions at the agent level, the system also supports transparency that can increase trust among business operators in environments where digital systems must earn trust before adoption.</w:t>
      </w:r>
    </w:p>
    <w:bookmarkStart w:colFirst="0" w:colLast="0" w:name="g9qysbfbcs45" w:id="17"/>
    <w:bookmarkEnd w:id="17"/>
    <w:p w14:paraId="00106590">
      <w:pPr>
        <w:jc w:val="both"/>
        <w:rPr>
          <w:ins w:id="26000" w:author="Claude" w:date="2026-05-18T00:00:00Z"/>
        </w:rPr>
      </w:pPr>
      <w:ins w:id="26001" w:author="Claude" w:date="2026-05-18T00:00:00Z">
        <w:r>
          <w:rPr>
            <w:rFonts w:ascii="Times New Roman" w:cs="Times New Roman" w:eastAsia="Times New Roman" w:hAnsi="Times New Roman"/>
            <w:b/>
            <w:bCs/>
            <w:sz w:val="24"/>
            <w:szCs w:val="24"/>
            <w:color w:val="000000"/>
            <w:rtl w:val="0"/>
          </w:rPr>
          <w:t xml:space="preserve">What is new in this work</w:t>
        </w:r>
      </w:ins>
    </w:p>
    <w:p w14:paraId="00106592">
      <w:pPr>
        <w:jc w:val="both"/>
        <w:rPr>
          <w:ins w:id="26002" w:author="Claude" w:date="2026-05-18T00:00:00Z"/>
        </w:rPr>
      </w:pPr>
      <w:ins w:id="26003" w:author="Claude" w:date="2026-05-18T00:00:00Z">
        <w:r>
          <w:rPr>
            <w:rFonts w:ascii="Times New Roman" w:cs="Times New Roman" w:eastAsia="Times New Roman" w:hAnsi="Times New Roman"/>
            <w:sz w:val="24"/>
            <w:szCs w:val="24"/>
            <w:color w:val="000000"/>
            <w:rtl w:val="0"/>
          </w:rPr>
          <w:t xml:space="preserve">Relative to the existing literature on multi-agent inventory management, the specific novel contributions of this thesis are: (i) an open-source, reproducible benchmark for multi-agent inventory architectures on a public e-commerce dataset, with seeded experiments and a one-command reproduce-all script — to our knowledge no comparable artefact currently exists; (ii) a residual-error-driven drift detector applied at the population-mean level of agent-internal forecasts, which has higher signal-to-noise than per-SKU detectors on sparse e-commerce streams (§3.1.6); (iii) a tiered forecasting ladder (MA → SES → Holt–Winters) integrated with the drift detector as a single agent-internal component (§3.1.5); and (iv) an empirical characterisation of the cost-vs-service trade-off space across six controlled drift conditions, including the finding that an EOQ-sized periodic baseline pays a 53–70% holding-cost premium to match the proposed system's service level (§5.2, §5.4). The 5-agent reactive architecture itself is an instance of the standard agent-based modelling pattern [48], [50] applied to inventory; the contribution lies in the integration and the empirical characterisation, not in the architectural pattern per se.</w:t>
        </w:r>
      </w:ins>
    </w:p>
    <w:p w:rsidR="00000000" w:rsidDel="00000000" w:rsidP="00000000" w:rsidRDefault="00000000" w:rsidRPr="00000000" w14:paraId="0000010E">
      <w:pPr>
        <w:pStyle w:val="Heading2"/>
        <w:jc w:val="both"/>
        <w:rPr/>
      </w:pPr>
      <w:r>
        <w:rPr>
          <w:rtl w:val="0"/>
        </w:rPr>
        <w:t xml:space="preserve">1.7 Scope and Limitations</w:t>
      </w:r>
    </w:p>
    <w:bookmarkStart w:colFirst="0" w:colLast="0" w:name="4aboipklzvnf" w:id="18"/>
    <w:bookmarkEnd w:id="18"/>
    <w:p w:rsidR="00000000" w:rsidDel="00000000" w:rsidP="00000000" w:rsidRDefault="00000000" w:rsidRPr="00000000" w14:paraId="0000010F">
      <w:pPr>
        <w:pStyle w:val="Heading3"/>
        <w:jc w:val="both"/>
        <w:rPr/>
      </w:pPr>
      <w:r>
        <w:rPr>
          <w:rtl w:val="0"/>
        </w:rPr>
        <w:t xml:space="preserve">Scope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covers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design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simulation-based evaluation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agent coordination for inventory decisions. The focus is on agent roles, communication, drift detection, forecasting tiering, and empirical evaluation under controllable drift scenarios using public data. The software artifact is fully open-source and reproducible from a fresh checkout in under four hours.</w:t>
      </w:r>
    </w:p>
    <w:bookmarkStart w:colFirst="0" w:colLast="0" w:name="mf49bdxh343q" w:id="19"/>
    <w:bookmarkEnd w:id="19"/>
    <w:p w:rsidR="00000000" w:rsidDel="00000000" w:rsidP="00000000" w:rsidRDefault="00000000" w:rsidRPr="00000000" w14:paraId="00000111">
      <w:pPr>
        <w:pStyle w:val="Heading3"/>
        <w:jc w:val="both"/>
        <w:rPr/>
      </w:pPr>
      <w:r>
        <w:rPr>
          <w:rtl w:val="0"/>
        </w:rPr>
        <w:t xml:space="preserve">Limitations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does not deploy the system in a live production environment. Simulation-based findings may not capture all real-world complexities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negotiation, unpredictable lead-time distributions, organizational and human-in-the-loop factors. Drift scenarios are controlled approximations of real-world change;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drift present in the underlying Olist dataset (platform growth across 2017–2018) supplements but does not replace the injected scenarios. The cost-weight defaults (holding $0.01/unit/day, ordering $50/order, stockout $5/SKU/day) are typical of light-goods e-commerce but would need recalibration for different domains.</w:t>
      </w:r>
    </w:p>
    <w:p w:rsidR="00000000" w:rsidDel="00000000" w:rsidP="00000000" w:rsidRDefault="00000000" w:rsidRPr="00000000" w14:paraId="00000113">
      <w:pPr>
        <w:pStyle w:val="Heading1"/>
        <w:jc w:val="both"/>
        <w:rPr/>
      </w:pPr>
      <w:r>
        <w:br w:type="page"/>
      </w:r>
      <w:r>
        <w:rPr>
          <w:rtl w:val="0"/>
        </w:rPr>
      </w:r>
    </w:p>
    <w:bookmarkStart w:colFirst="0" w:colLast="0" w:name="6n1nv5kuexm1" w:id="20"/>
    <w:bookmarkEnd w:id="20"/>
    <w:p w:rsidR="00000000" w:rsidDel="00000000" w:rsidP="00000000" w:rsidRDefault="00000000" w:rsidRPr="00000000" w14:paraId="00000114">
      <w:pPr>
        <w:pStyle w:val="Heading1"/>
        <w:jc w:val="both"/>
        <w:rPr/>
      </w:pPr>
      <w:r>
        <w:rPr>
          <w:rtl w:val="0"/>
        </w:rPr>
        <w:t xml:space="preserve">2. Literature Review</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reviews four bodies of work that frame the thesis: (1) classical and modern e-commerce inventory management; (2) Multi-Agent Systems in supply-chain and inventory coordination; (3) concept drift and adaptive decision systems; (4) the constraints specific to e-commerce in Ethiopia and other emerging markets. The chapter closes with the research gap that motivates this work.</w:t>
      </w:r>
    </w:p>
    <w:bookmarkStart w:colFirst="0" w:colLast="0" w:name="ngnmmq1bdluq" w:id="21"/>
    <w:bookmarkEnd w:id="21"/>
    <w:p w:rsidR="00000000" w:rsidDel="00000000" w:rsidP="00000000" w:rsidRDefault="00000000" w:rsidRPr="00000000" w14:paraId="00000116">
      <w:pPr>
        <w:pStyle w:val="Heading2"/>
        <w:jc w:val="both"/>
        <w:rPr/>
      </w:pPr>
      <w:r>
        <w:rPr>
          <w:rtl w:val="0"/>
        </w:rPr>
        <w:t xml:space="preserve">2.1 E-Commerce Inventory Challenges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inventory management requires balancing two competing objectives: maintaining high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service levels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(avoiding stockouts) and minimizing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(holding cost plus ordering cost plus stockout penalty). The operations-research treatment of this trade-off has a long history. The newsvendor model </w:t>
      </w:r>
      <w:del w:id="10006" w:author="Claude" w:date="2026-05-18T00:00:00Z">
        <w:r>
          <w:rPr>
            <w:rFonts w:ascii="Times New Roman" w:cs="Times New Roman" w:eastAsia="Times New Roman" w:hAnsi="Times New Roman"/>
            <w:sz w:val="24"/>
            <w:szCs w:val="24"/>
            <w:color w:val="000000"/>
            <w:rtl w:val="0"/>
          </w:rPr>
          <w:delText>[10]</w:delText>
        </w:r>
      </w:del>
      <w:hyperlink w:anchor="ref_22">
        <w:ins w:id="22004" w:author="Claude" w:date="2026-05-18T00:00:00Z">
          <w:r>
            <w:rPr>
              <w:rFonts w:ascii="Times New Roman" w:cs="Times New Roman" w:eastAsia="Times New Roman" w:hAnsi="Times New Roman"/>
              <w:sz w:val="24"/>
              <w:szCs w:val="24"/>
              <w:color w:val="156082"/>
              <w:rtl w:val="0"/>
            </w:rPr>
            <w:t>[22]</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optimal single-period order quantity under uncertain demand; multi- period extensions yield the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family of policies whose optimality under fixed ordering cost was established by Scarf </w:t>
      </w:r>
      <w:hyperlink w:anchor="l4c50gozo5u3">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[11]</w:t>
        </w:r>
      </w:hyperlink>
      <w:ins w:id="25000" w:author="Claude" w:date="2026-05-18T00:00:00Z">
        <w:r>
          <w:rPr>
            <w:rFonts w:ascii="Times New Roman" w:cs="Times New Roman" w:eastAsia="Times New Roman" w:hAnsi="Times New Roman"/>
            <w:sz w:val="24"/>
            <w:szCs w:val="24"/>
            <w:color w:val="000000"/>
            <w:rtl w:val="0"/>
          </w:rPr>
          <w:t xml:space="preserve">, extending earlier (s, S) analyses by Arrow, Harris and Marschak </w:t>
        </w:r>
      </w:ins>
      <w:hyperlink w:anchor="ci9i411a3ia3">
        <w:ins w:id="25001" w:author="Claude" w:date="2026-05-18T00:00:00Z">
          <w:r>
            <w:rPr>
              <w:rFonts w:ascii="Times New Roman" w:cs="Times New Roman" w:eastAsia="Times New Roman" w:hAnsi="Times New Roman"/>
              <w:sz w:val="24"/>
              <w:szCs w:val="24"/>
              <w:color w:val="156082"/>
              <w:rtl w:val="0"/>
            </w:rPr>
            <w:t>[10]</w:t>
          </w:r>
        </w:ins>
      </w:hyperlink>
      <w:del w:id="10007" w:author="Claude" w:date="2026-05-18T00:00:00Z">
        <w:r>
          <w:rPr>
            <w:rFonts w:ascii="Times New Roman" w:cs="Times New Roman" w:eastAsia="Times New Roman" w:hAnsi="Times New Roman"/>
            <w:sz w:val="24"/>
            <w:szCs w:val="24"/>
            <w:color w:val="000000"/>
            <w:rtl w:val="0"/>
          </w:rPr>
          <w:delText xml:space="preserve"> and refined for capacitated and lost-sales settings by Federgruen and Zipkin </w:delText>
        </w:r>
      </w:del>
      <w:ins w:id="22005" w:author="Claude" w:date="2026-05-18T00:00:00Z">
        <w:r>
          <w:rPr>
            <w:rFonts w:ascii="Times New Roman" w:cs="Times New Roman" w:eastAsia="Times New Roman" w:hAnsi="Times New Roman"/>
            <w:sz w:val="24"/>
            <w:szCs w:val="24"/>
            <w:color w:val="000000"/>
            <w:rtl w:val="0"/>
          </w:rPr>
          <w:t xml:space="preserve"> and extended to multi-echelon settings by Federgruen and Zipkin </w:t>
        </w:r>
      </w:ins>
      <w:hyperlink w:anchor="j9alcheifucs">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[12]</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deterministic-demand limit produces the classical Economic Order Quantity formula, and a fixed-Reorder-Point (ROP) rule is its stochastic analogue at steady state. These approaches are reviewed comprehensively in Silver, Pyke and Peterson </w:t>
      </w:r>
      <w:hyperlink w:anchor="bmpbn1ny2z0i">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[13]</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underlying assumption of stationary or well-characterized stochastic demand routinely fails in online retail </w:t>
      </w:r>
      <w:del w:id="10000" w:author="Claude" w:date="2026-05-18T00:00:00Z">
        <w:r>
          <w:rPr>
            <w:rFonts w:ascii="Times New Roman" w:cs="Times New Roman" w:eastAsia="Times New Roman" w:hAnsi="Times New Roman"/>
            <w:sz w:val="24"/>
            <w:szCs w:val="24"/>
            <w:color w:val="000000"/>
            <w:rtl w:val="0"/>
          </w:rPr>
          <w:delText>[2]</w:delText>
        </w:r>
      </w:del>
      <w:hyperlink w:anchor="7o9n6a7omztt">
        <w:ins w:id="22000" w:author="Claude" w:date="2026-05-18T00:00:00Z">
          <w:r>
            <w:rPr>
              <w:rFonts w:ascii="Times New Roman" w:cs="Times New Roman" w:eastAsia="Times New Roman" w:hAnsi="Times New Roman"/>
              <w:sz w:val="24"/>
              <w:szCs w:val="24"/>
              <w:color w:val="156082"/>
              <w:rtl w:val="0"/>
            </w:rPr>
            <w:t>[3]</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demand variability, promotions, seasonal effects, and rapid shifts in consumer interest significantly degrade the effectiveness of static inventory policies </w:t>
      </w:r>
      <w:del w:id="10001" w:author="Claude" w:date="2026-05-18T00:00:00Z">
        <w:r>
          <w:rPr>
            <w:rFonts w:ascii="Times New Roman" w:cs="Times New Roman" w:eastAsia="Times New Roman" w:hAnsi="Times New Roman"/>
            <w:sz w:val="24"/>
            <w:szCs w:val="24"/>
            <w:color w:val="000000"/>
            <w:rtl w:val="0"/>
          </w:rPr>
          <w:delText>[3]</w:delText>
        </w:r>
      </w:del>
      <w:hyperlink w:anchor="yh7skrxamedb">
        <w:ins w:id="22001" w:author="Claude" w:date="2026-05-18T00:00:00Z">
          <w:r>
            <w:rPr>
              <w:rFonts w:ascii="Times New Roman" w:cs="Times New Roman" w:eastAsia="Times New Roman" w:hAnsi="Times New Roman"/>
              <w:sz w:val="24"/>
              <w:szCs w:val="24"/>
              <w:color w:val="156082"/>
              <w:rtl w:val="0"/>
            </w:rPr>
            <w:t>[1]</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Theoretical work on non-stationary demand </w:t>
      </w:r>
      <w:hyperlink w:anchor="g69v6q4vsnja">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[14]</w:t>
        </w:r>
      </w:hyperlink>
      <w:del w:id="12000" w:author="Claude" w:date="2026-05-18T00:00:00Z">
        <w:r>
          <w:rPr>
            <w:rFonts w:ascii="Times New Roman" w:cs="Times New Roman" w:eastAsia="Times New Roman" w:hAnsi="Times New Roman"/>
            <w:sz w:val="24"/>
            <w:szCs w:val="24"/>
            <w:color w:val="000000"/>
            <w:rtl w:val="0"/>
          </w:rPr>
          <w:delText xml:space="preserve">, [15]</w:delText>
        </w:r>
      </w:de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generalizes the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to time-varying parameters but typically assumes the demand process is known up to its parameters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assumption violated by genuine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concept 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where the process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itself changes.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strand of recent work approaches the problem from the forecasting side. Ban and Rudin </w:t>
      </w:r>
      <w:hyperlink w:anchor="vaudldrra0xd">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[16]</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 a “big-data newsvendor” that learns optimal order quantities directly from feature data, bypassing the explicit-distribution assumption. Pawar et al. </w:t>
      </w:r>
      <w:hyperlink w:anchor="zesg0dih8x75">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[2]</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that integrating explicit drift detection with forecasting reduces prediction error and improves responsiveness in dynamic environments. Croston </w:t>
      </w:r>
      <w:hyperlink w:anchor="9bw3soga8fq6">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[17]</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addresses the related but distinct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intermittent demand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(many zero-demand periods), with the Syntetos-Boylan refinements </w:t>
      </w:r>
      <w:del w:id="10009" w:author="Claude" w:date="2026-05-18T00:00:00Z">
        <w:r>
          <w:rPr>
            <w:rFonts w:ascii="Times New Roman" w:cs="Times New Roman" w:eastAsia="Times New Roman" w:hAnsi="Times New Roman"/>
            <w:sz w:val="24"/>
            <w:szCs w:val="24"/>
            <w:color w:val="000000"/>
            <w:rtl w:val="0"/>
          </w:rPr>
          <w:delText>[18]</w:delText>
        </w:r>
      </w:del>
      <w:hyperlink w:anchor="ref_56">
        <w:ins w:id="22009" w:author="Claude" w:date="2026-05-18T00:00:00Z">
          <w:r>
            <w:rPr>
              <w:rFonts w:ascii="Times New Roman" w:cs="Times New Roman" w:eastAsia="Times New Roman" w:hAnsi="Times New Roman"/>
              <w:sz w:val="24"/>
              <w:szCs w:val="24"/>
              <w:color w:val="156082"/>
              <w:rtl w:val="0"/>
            </w:rPr>
            <w:t>[56]</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providing the bias correction relevant to sparse per-SKU streams of the kind encountered in this thesis.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this literature argues for inventory optimization that moves beyond fixed parameters toward systems capable of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data-generating process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adapting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evolving demand.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strand of work focuses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 structure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online retail. Where holding cost is low relative to ordering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is typical for light-goods, high-velocity e-commerce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textbook EOQ prescribes large, infrequent order quantities, and Periodic-refit heuristics tend to hoard inventory between refits. This produces policies that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appear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maintain service level but at substantial carrying cost, a phenomenon empirically reproduced in our results (Chapter 4).</w:t>
      </w:r>
    </w:p>
    <w:p w14:paraId="000004000">
      <w:pPr>
        <w:jc w:val="both"/>
        <w:rPr>
          <w:ins w:id="4000" w:author="Claude" w:date="2026-05-17T00:00:00Z"/>
        </w:rPr>
      </w:pPr>
      <w:ins w:id="15000" w:author="Claude" w:date="2026-05-17T00:00:00Z">
        <w:r>
          <w:rPr>
            <w:rFonts w:ascii="Times New Roman" w:cs="Times New Roman" w:eastAsia="Times New Roman" w:hAnsi="Times New Roman"/>
            <w:sz w:val="24"/>
            <w:szCs w:val="24"/>
            <w:color w:val="000000"/>
            <w:rtl w:val="0"/>
          </w:rPr>
          <w:t xml:space="preserve">Foundational treatments of stochastic inventory theory build on Harris’s economic order quantity formulation </w:t>
        </w:r>
      </w:ins>
      <w:hyperlink w:anchor="ref_20">
        <w:ins w:id="15001" w:author="Claude" w:date="2026-05-17T00:00:00Z">
          <w:r>
            <w:rPr>
              <w:rFonts w:ascii="Times New Roman" w:cs="Times New Roman" w:eastAsia="Times New Roman" w:hAnsi="Times New Roman"/>
              <w:sz w:val="24"/>
              <w:szCs w:val="24"/>
              <w:color w:val="156082"/>
              <w:rtl w:val="0"/>
            </w:rPr>
            <w:t>[20]</w:t>
          </w:r>
        </w:ins>
      </w:hyperlink>
      <w:ins w:id="15002" w:author="Claude" w:date="2026-05-17T00:00:00Z">
        <w:r>
          <w:rPr>
            <w:rFonts w:ascii="Times New Roman" w:cs="Times New Roman" w:eastAsia="Times New Roman" w:hAnsi="Times New Roman"/>
            <w:sz w:val="24"/>
            <w:szCs w:val="24"/>
            <w:color w:val="000000"/>
            <w:rtl w:val="0"/>
          </w:rPr>
          <w:t xml:space="preserve"> and Iglehart’s infinite-horizon extension </w:t>
        </w:r>
      </w:ins>
      <w:hyperlink w:anchor="ref_21">
        <w:ins w:id="15003" w:author="Claude" w:date="2026-05-17T00:00:00Z">
          <w:r>
            <w:rPr>
              <w:rFonts w:ascii="Times New Roman" w:cs="Times New Roman" w:eastAsia="Times New Roman" w:hAnsi="Times New Roman"/>
              <w:sz w:val="24"/>
              <w:szCs w:val="24"/>
              <w:color w:val="156082"/>
              <w:rtl w:val="0"/>
            </w:rPr>
            <w:t>[21]</w:t>
          </w:r>
        </w:ins>
      </w:hyperlink>
      <w:ins w:id="15004" w:author="Claude" w:date="2026-05-17T00:00:00Z">
        <w:r>
          <w:rPr>
            <w:rFonts w:ascii="Times New Roman" w:cs="Times New Roman" w:eastAsia="Times New Roman" w:hAnsi="Times New Roman"/>
            <w:sz w:val="24"/>
            <w:szCs w:val="24"/>
            <w:color w:val="000000"/>
            <w:rtl w:val="0"/>
          </w:rPr>
          <w:t xml:space="preserve"> of Scarf’s [11] (s, S) optimality result. Modern textbook coverage of inventory management and supply-chain operations is provided in Zipkin </w:t>
        </w:r>
      </w:ins>
      <w:hyperlink w:anchor="ref_22">
        <w:ins w:id="15005" w:author="Claude" w:date="2026-05-17T00:00:00Z">
          <w:r>
            <w:rPr>
              <w:rFonts w:ascii="Times New Roman" w:cs="Times New Roman" w:eastAsia="Times New Roman" w:hAnsi="Times New Roman"/>
              <w:sz w:val="24"/>
              <w:szCs w:val="24"/>
              <w:color w:val="156082"/>
              <w:rtl w:val="0"/>
            </w:rPr>
            <w:t>[22]</w:t>
          </w:r>
        </w:ins>
      </w:hyperlink>
      <w:ins w:id="15006" w:author="Claude" w:date="2026-05-17T00:00:00Z">
        <w:r>
          <w:rPr>
            <w:rFonts w:ascii="Times New Roman" w:cs="Times New Roman" w:eastAsia="Times New Roman" w:hAnsi="Times New Roman"/>
            <w:sz w:val="24"/>
            <w:szCs w:val="24"/>
            <w:color w:val="000000"/>
            <w:rtl w:val="0"/>
          </w:rPr>
          <w:t xml:space="preserve">, Cachon and Terwiesch </w:t>
        </w:r>
      </w:ins>
      <w:hyperlink w:anchor="ref_23">
        <w:ins w:id="15007" w:author="Claude" w:date="2026-05-17T00:00:00Z">
          <w:r>
            <w:rPr>
              <w:rFonts w:ascii="Times New Roman" w:cs="Times New Roman" w:eastAsia="Times New Roman" w:hAnsi="Times New Roman"/>
              <w:sz w:val="24"/>
              <w:szCs w:val="24"/>
              <w:color w:val="156082"/>
              <w:rtl w:val="0"/>
            </w:rPr>
            <w:t>[23]</w:t>
          </w:r>
        </w:ins>
      </w:hyperlink>
      <w:ins w:id="15008" w:author="Claude" w:date="2026-05-17T00:00:00Z">
        <w:r>
          <w:rPr>
            <w:rFonts w:ascii="Times New Roman" w:cs="Times New Roman" w:eastAsia="Times New Roman" w:hAnsi="Times New Roman"/>
            <w:sz w:val="24"/>
            <w:szCs w:val="24"/>
            <w:color w:val="000000"/>
            <w:rtl w:val="0"/>
          </w:rPr>
          <w:t xml:space="preserve">, and Chopra and Meindl </w:t>
        </w:r>
      </w:ins>
      <w:hyperlink w:anchor="ref_24">
        <w:ins w:id="15009" w:author="Claude" w:date="2026-05-17T00:00:00Z">
          <w:r>
            <w:rPr>
              <w:rFonts w:ascii="Times New Roman" w:cs="Times New Roman" w:eastAsia="Times New Roman" w:hAnsi="Times New Roman"/>
              <w:sz w:val="24"/>
              <w:szCs w:val="24"/>
              <w:color w:val="156082"/>
              <w:rtl w:val="0"/>
            </w:rPr>
            <w:t>[24]</w:t>
          </w:r>
        </w:ins>
      </w:hyperlink>
      <w:ins w:id="15010" w:author="Claude" w:date="2026-05-17T00:00:00Z">
        <w:r>
          <w:rPr>
            <w:rFonts w:ascii="Times New Roman" w:cs="Times New Roman" w:eastAsia="Times New Roman" w:hAnsi="Times New Roman"/>
            <w:sz w:val="24"/>
            <w:szCs w:val="24"/>
            <w:color w:val="000000"/>
            <w:rtl w:val="0"/>
          </w:rPr>
          <w:t xml:space="preserve">. The well-documented bullwhip effect </w:t>
        </w:r>
      </w:ins>
      <w:hyperlink w:anchor="ref_41">
        <w:ins w:id="15011" w:author="Claude" w:date="2026-05-17T00:00:00Z">
          <w:r>
            <w:rPr>
              <w:rFonts w:ascii="Times New Roman" w:cs="Times New Roman" w:eastAsia="Times New Roman" w:hAnsi="Times New Roman"/>
              <w:sz w:val="24"/>
              <w:szCs w:val="24"/>
              <w:color w:val="156082"/>
              <w:rtl w:val="0"/>
            </w:rPr>
            <w:t>[41]</w:t>
          </w:r>
        </w:ins>
      </w:hyperlink>
      <w:ins w:id="15012" w:author="Claude" w:date="2026-05-17T00:00:00Z">
        <w:r>
          <w:rPr>
            <w:rFonts w:ascii="Times New Roman" w:cs="Times New Roman" w:eastAsia="Times New Roman" w:hAnsi="Times New Roman"/>
            <w:sz w:val="24"/>
            <w:szCs w:val="24"/>
            <w:color w:val="000000"/>
            <w:rtl w:val="0"/>
          </w:rPr>
          <w:t xml:space="preserve"> motivates the structural separation of forecasting and replenishment that the proposed multi-agent architecture preserves.</w:t>
        </w:r>
      </w:ins>
    </w:p>
    <w:bookmarkStart w:colFirst="0" w:colLast="0" w:name="7zp9bmk9b1ng" w:id="22"/>
    <w:bookmarkEnd w:id="22"/>
    <w:p w:rsidR="00000000" w:rsidDel="00000000" w:rsidP="00000000" w:rsidRDefault="00000000" w:rsidRPr="00000000" w14:paraId="0000011C">
      <w:pPr>
        <w:pStyle w:val="Heading2"/>
        <w:jc w:val="both"/>
        <w:rPr/>
      </w:pPr>
      <w:r>
        <w:rPr>
          <w:rtl w:val="0"/>
        </w:rPr>
        <w:t xml:space="preserve">2.2 Multi-Agent Systems in Supply Chain and Inventory</w:t>
      </w:r>
    </w:p>
    <w:p w14:paraId="000D4e20">
      <w:pPr>
        <w:jc w:val="both"/>
        <w:rPr>
          <w:ins w:id="20000" w:author="Claude" w:date="2026-05-18T00:00:00Z"/>
        </w:rPr>
      </w:pPr>
      <w:ins w:id="20001" w:author="Claude" w:date="2026-05-18T00:00:00Z">
        <w:r>
          <w:rPr>
            <w:rFonts w:ascii="Times New Roman" w:cs="Times New Roman" w:eastAsia="Times New Roman" w:hAnsi="Times New Roman"/>
            <w:sz w:val="24"/>
            <w:szCs w:val="24"/>
            <w:color w:val="000000"/>
            <w:rtl w:val="0"/>
          </w:rPr>
          <w:t xml:space="preserve">The conceptual foundation for multi-agent systems is articulated by Wooldridge and Jennings </w:t>
        </w:r>
      </w:ins>
      <w:hyperlink w:anchor="ref_34">
        <w:ins w:id="20002" w:author="Claude" w:date="2026-05-18T00:00:00Z">
          <w:r>
            <w:rPr>
              <w:rFonts w:ascii="Times New Roman" w:cs="Times New Roman" w:eastAsia="Times New Roman" w:hAnsi="Times New Roman"/>
              <w:sz w:val="24"/>
              <w:szCs w:val="24"/>
              <w:color w:val="156082"/>
              <w:rtl w:val="0"/>
            </w:rPr>
            <w:t>[34]</w:t>
          </w:r>
        </w:ins>
      </w:hyperlink>
      <w:ins w:id="20003" w:author="Claude" w:date="2026-05-18T00:00:00Z">
        <w:r>
          <w:rPr>
            <w:rFonts w:ascii="Times New Roman" w:cs="Times New Roman" w:eastAsia="Times New Roman" w:hAnsi="Times New Roman"/>
            <w:sz w:val="24"/>
            <w:szCs w:val="24"/>
            <w:color w:val="000000"/>
            <w:rtl w:val="0"/>
          </w:rPr>
          <w:t xml:space="preserve">, who define an agent as an autonomous computational entity exhibiting four core properties: autonomy (control over its own internal state and actions), reactivity (perception of and timely response to a dynamic environment), pro-activeness (goal-directed initiative-taking), and social ability (interaction with other agents through some agent-communication language). A multi-agent system (MAS) is a collection of such agents whose individual capabilities are insufficient to solve the problem but whose collective, interaction-mediated behaviour is. Ferber </w:t>
        </w:r>
      </w:ins>
      <w:hyperlink w:anchor="ref_51">
        <w:ins w:id="20004" w:author="Claude" w:date="2026-05-18T00:00:00Z">
          <w:r>
            <w:rPr>
              <w:rFonts w:ascii="Times New Roman" w:cs="Times New Roman" w:eastAsia="Times New Roman" w:hAnsi="Times New Roman"/>
              <w:sz w:val="24"/>
              <w:szCs w:val="24"/>
              <w:color w:val="156082"/>
              <w:rtl w:val="0"/>
            </w:rPr>
            <w:t>[51]</w:t>
          </w:r>
        </w:ins>
      </w:hyperlink>
      <w:ins w:id="20005" w:author="Claude" w:date="2026-05-18T00:00:00Z">
        <w:r>
          <w:rPr>
            <w:rFonts w:ascii="Times New Roman" w:cs="Times New Roman" w:eastAsia="Times New Roman" w:hAnsi="Times New Roman"/>
            <w:sz w:val="24"/>
            <w:szCs w:val="24"/>
            <w:color w:val="000000"/>
            <w:rtl w:val="0"/>
          </w:rPr>
          <w:t xml:space="preserve"> generalises this picture to a distributed system in which problem-solving is decomposed across heterogeneous agents with local state and partial environmental views; Genesereth and Ketchpel </w:t>
        </w:r>
      </w:ins>
      <w:hyperlink w:anchor="ref_52">
        <w:ins w:id="20006" w:author="Claude" w:date="2026-05-18T00:00:00Z">
          <w:r>
            <w:rPr>
              <w:rFonts w:ascii="Times New Roman" w:cs="Times New Roman" w:eastAsia="Times New Roman" w:hAnsi="Times New Roman"/>
              <w:sz w:val="24"/>
              <w:szCs w:val="24"/>
              <w:color w:val="156082"/>
              <w:rtl w:val="0"/>
            </w:rPr>
            <w:t>[52]</w:t>
          </w:r>
        </w:ins>
      </w:hyperlink>
      <w:ins w:id="20007" w:author="Claude" w:date="2026-05-18T00:00:00Z">
        <w:r>
          <w:rPr>
            <w:rFonts w:ascii="Times New Roman" w:cs="Times New Roman" w:eastAsia="Times New Roman" w:hAnsi="Times New Roman"/>
            <w:sz w:val="24"/>
            <w:szCs w:val="24"/>
            <w:color w:val="000000"/>
            <w:rtl w:val="0"/>
          </w:rPr>
          <w:t xml:space="preserve"> frame the same idea from a software-engineering perspective as components that exchange messages in an expressive agent-communication language rather than via direct procedure calls.</w:t>
        </w:r>
      </w:ins>
    </w:p>
    <w:p w14:paraId="000D4e28">
      <w:pPr>
        <w:jc w:val="both"/>
        <w:rPr>
          <w:ins w:id="20008" w:author="Claude" w:date="2026-05-18T00:00:00Z"/>
        </w:rPr>
      </w:pPr>
      <w:ins w:id="20009" w:author="Claude" w:date="2026-05-18T00:00:00Z">
        <w:r>
          <w:rPr>
            <w:rFonts w:ascii="Times New Roman" w:cs="Times New Roman" w:eastAsia="Times New Roman" w:hAnsi="Times New Roman"/>
            <w:sz w:val="24"/>
            <w:szCs w:val="24"/>
            <w:color w:val="000000"/>
            <w:rtl w:val="0"/>
          </w:rPr>
          <w:t xml:space="preserve">Three architectural patterns recur across the MAS literature. The </w:t>
        </w:r>
      </w:ins>
      <w:ins w:id="20010" w:author="Claude" w:date="2026-05-18T00:00:00Z">
        <w:r>
          <w:rPr>
            <w:rFonts w:ascii="Times New Roman" w:cs="Times New Roman" w:eastAsia="Times New Roman" w:hAnsi="Times New Roman"/>
            <w:sz w:val="24"/>
            <w:szCs w:val="24"/>
            <w:color w:val="000000"/>
            <w:rtl w:val="0"/>
          </w:rPr>
          <w:t xml:space="preserve">deliberative or Belief–Desire–Intention (BDI) pattern, formalised by Rao and Georgeff </w:t>
        </w:r>
      </w:ins>
      <w:hyperlink w:anchor="ref_47">
        <w:ins w:id="20011" w:author="Claude" w:date="2026-05-18T00:00:00Z">
          <w:r>
            <w:rPr>
              <w:rFonts w:ascii="Times New Roman" w:cs="Times New Roman" w:eastAsia="Times New Roman" w:hAnsi="Times New Roman"/>
              <w:sz w:val="24"/>
              <w:szCs w:val="24"/>
              <w:color w:val="156082"/>
              <w:rtl w:val="0"/>
            </w:rPr>
            <w:t>[47]</w:t>
          </w:r>
        </w:ins>
      </w:hyperlink>
      <w:ins w:id="20012" w:author="Claude" w:date="2026-05-18T00:00:00Z">
        <w:r>
          <w:rPr>
            <w:rFonts w:ascii="Times New Roman" w:cs="Times New Roman" w:eastAsia="Times New Roman" w:hAnsi="Times New Roman"/>
            <w:sz w:val="24"/>
            <w:szCs w:val="24"/>
            <w:color w:val="000000"/>
            <w:rtl w:val="0"/>
          </w:rPr>
          <w:t xml:space="preserve">, equips each agent with explicit symbolic representations of its beliefs about the world, its desires (goals), and its current intentions (committed plans), and selects actions through a deliberation cycle over these representations. The </w:t>
        </w:r>
      </w:ins>
      <w:ins w:id="20013" w:author="Claude" w:date="2026-05-18T00:00:00Z">
        <w:r>
          <w:rPr>
            <w:rFonts w:ascii="Times New Roman" w:cs="Times New Roman" w:eastAsia="Times New Roman" w:hAnsi="Times New Roman"/>
            <w:sz w:val="24"/>
            <w:szCs w:val="24"/>
            <w:color w:val="000000"/>
            <w:rtl w:val="0"/>
          </w:rPr>
          <w:t xml:space="preserve">reactive pattern, surveyed in Russell and Norvig </w:t>
        </w:r>
      </w:ins>
      <w:hyperlink w:anchor="ref_38">
        <w:ins w:id="20014" w:author="Claude" w:date="2026-05-18T00:00:00Z">
          <w:r>
            <w:rPr>
              <w:rFonts w:ascii="Times New Roman" w:cs="Times New Roman" w:eastAsia="Times New Roman" w:hAnsi="Times New Roman"/>
              <w:sz w:val="24"/>
              <w:szCs w:val="24"/>
              <w:color w:val="156082"/>
              <w:rtl w:val="0"/>
            </w:rPr>
            <w:t>[38]</w:t>
          </w:r>
        </w:ins>
      </w:hyperlink>
      <w:ins w:id="20015" w:author="Claude" w:date="2026-05-18T00:00:00Z">
        <w:r>
          <w:rPr>
            <w:rFonts w:ascii="Times New Roman" w:cs="Times New Roman" w:eastAsia="Times New Roman" w:hAnsi="Times New Roman"/>
            <w:sz w:val="24"/>
            <w:szCs w:val="24"/>
            <w:color w:val="000000"/>
            <w:rtl w:val="0"/>
          </w:rPr>
          <w:t xml:space="preserve">, dispenses with explicit symbolic reasoning: agents map perceptions directly to actions through condition–action rules, trading expressive reasoning power for low latency and simple engineering. The </w:t>
        </w:r>
      </w:ins>
      <w:ins w:id="20016" w:author="Claude" w:date="2026-05-18T00:00:00Z">
        <w:r>
          <w:rPr>
            <w:rFonts w:ascii="Times New Roman" w:cs="Times New Roman" w:eastAsia="Times New Roman" w:hAnsi="Times New Roman"/>
            <w:sz w:val="24"/>
            <w:szCs w:val="24"/>
            <w:color w:val="000000"/>
            <w:rtl w:val="0"/>
          </w:rPr>
          <w:t xml:space="preserve">hybrid or layered pattern composes the two, typically with a fast reactive layer for time-critical behaviour beneath a slower deliberative layer for planning </w:t>
        </w:r>
      </w:ins>
      <w:hyperlink w:anchor="j7vqe4aa1u3j">
        <w:ins w:id="20017" w:author="Claude" w:date="2026-05-18T00:00:00Z">
          <w:r>
            <w:rPr>
              <w:rFonts w:ascii="Times New Roman" w:cs="Times New Roman" w:eastAsia="Times New Roman" w:hAnsi="Times New Roman"/>
              <w:sz w:val="24"/>
              <w:szCs w:val="24"/>
              <w:color w:val="156082"/>
              <w:rtl w:val="0"/>
            </w:rPr>
            <w:t>[6]</w:t>
          </w:r>
        </w:ins>
      </w:hyperlink>
      <w:ins w:id="20018" w:author="Claude" w:date="2026-05-18T00:00:00Z">
        <w:r>
          <w:rPr>
            <w:rFonts w:ascii="Times New Roman" w:cs="Times New Roman" w:eastAsia="Times New Roman" w:hAnsi="Times New Roman"/>
            <w:sz w:val="24"/>
            <w:szCs w:val="24"/>
            <w:color w:val="000000"/>
            <w:rtl w:val="0"/>
          </w:rPr>
          <w:t>.</w:t>
        </w:r>
      </w:ins>
    </w:p>
    <w:p w14:paraId="000D4e33">
      <w:pPr>
        <w:jc w:val="both"/>
        <w:rPr>
          <w:ins w:id="20019" w:author="Claude" w:date="2026-05-18T00:00:00Z"/>
        </w:rPr>
      </w:pPr>
      <w:ins w:id="20020" w:author="Claude" w:date="2026-05-18T00:00:00Z">
        <w:r>
          <w:rPr>
            <w:rFonts w:ascii="Times New Roman" w:cs="Times New Roman" w:eastAsia="Times New Roman" w:hAnsi="Times New Roman"/>
            <w:sz w:val="24"/>
            <w:szCs w:val="24"/>
            <w:color w:val="000000"/>
            <w:rtl w:val="0"/>
          </w:rPr>
          <w:t xml:space="preserve">Agent coordination, the mechanism by which agents combine their local actions into globally coherent behaviour, is similarly diverse. </w:t>
        </w:r>
      </w:ins>
      <w:ins w:id="20021" w:author="Claude" w:date="2026-05-18T00:00:00Z">
        <w:r>
          <w:rPr>
            <w:rFonts w:ascii="Times New Roman" w:cs="Times New Roman" w:eastAsia="Times New Roman" w:hAnsi="Times New Roman"/>
            <w:sz w:val="24"/>
            <w:szCs w:val="24"/>
            <w:color w:val="000000"/>
            <w:rtl w:val="0"/>
          </w:rPr>
          <w:t xml:space="preserve">Direct message-passing using standardised agent-communication languages — most prominently the FIPA Agent Communication Language </w:t>
        </w:r>
      </w:ins>
      <w:hyperlink w:anchor="ref_54">
        <w:ins w:id="20022" w:author="Claude" w:date="2026-05-18T00:00:00Z">
          <w:r>
            <w:rPr>
              <w:rFonts w:ascii="Times New Roman" w:cs="Times New Roman" w:eastAsia="Times New Roman" w:hAnsi="Times New Roman"/>
              <w:sz w:val="24"/>
              <w:szCs w:val="24"/>
              <w:color w:val="156082"/>
              <w:rtl w:val="0"/>
            </w:rPr>
            <w:t>[54]</w:t>
          </w:r>
        </w:ins>
      </w:hyperlink>
      <w:ins w:id="20023" w:author="Claude" w:date="2026-05-18T00:00:00Z">
        <w:r>
          <w:rPr>
            <w:rFonts w:ascii="Times New Roman" w:cs="Times New Roman" w:eastAsia="Times New Roman" w:hAnsi="Times New Roman"/>
            <w:sz w:val="24"/>
            <w:szCs w:val="24"/>
            <w:color w:val="000000"/>
            <w:rtl w:val="0"/>
          </w:rPr>
          <w:t xml:space="preserve">, which is grounded in speech-act theory and underpins most industrial agent platforms — allows agents to address one another with typed performatives (inform, request, propose, etc.). </w:t>
        </w:r>
      </w:ins>
      <w:ins w:id="20024" w:author="Claude" w:date="2026-05-18T00:00:00Z">
        <w:r>
          <w:rPr>
            <w:rFonts w:ascii="Times New Roman" w:cs="Times New Roman" w:eastAsia="Times New Roman" w:hAnsi="Times New Roman"/>
            <w:sz w:val="24"/>
            <w:szCs w:val="24"/>
            <w:color w:val="000000"/>
            <w:rtl w:val="0"/>
          </w:rPr>
          <w:t xml:space="preserve">Market-based protocols, the most influential of which is Smith’s Contract Net </w:t>
        </w:r>
      </w:ins>
      <w:hyperlink w:anchor="ref_49">
        <w:ins w:id="20025" w:author="Claude" w:date="2026-05-18T00:00:00Z">
          <w:r>
            <w:rPr>
              <w:rFonts w:ascii="Times New Roman" w:cs="Times New Roman" w:eastAsia="Times New Roman" w:hAnsi="Times New Roman"/>
              <w:sz w:val="24"/>
              <w:szCs w:val="24"/>
              <w:color w:val="156082"/>
              <w:rtl w:val="0"/>
            </w:rPr>
            <w:t>[49]</w:t>
          </w:r>
        </w:ins>
      </w:hyperlink>
      <w:ins w:id="20026" w:author="Claude" w:date="2026-05-18T00:00:00Z">
        <w:r>
          <w:rPr>
            <w:rFonts w:ascii="Times New Roman" w:cs="Times New Roman" w:eastAsia="Times New Roman" w:hAnsi="Times New Roman"/>
            <w:sz w:val="24"/>
            <w:szCs w:val="24"/>
            <w:color w:val="000000"/>
            <w:rtl w:val="0"/>
          </w:rPr>
          <w:t xml:space="preserve">, cast coordination as a task-allocation auction in which a manager broadcasts a task, bidders reply with capabilities, and the manager awards the contract. </w:t>
        </w:r>
      </w:ins>
      <w:ins w:id="20027" w:author="Claude" w:date="2026-05-18T00:00:00Z">
        <w:r>
          <w:rPr>
            <w:rFonts w:ascii="Times New Roman" w:cs="Times New Roman" w:eastAsia="Times New Roman" w:hAnsi="Times New Roman"/>
            <w:sz w:val="24"/>
            <w:szCs w:val="24"/>
            <w:color w:val="000000"/>
            <w:rtl w:val="0"/>
          </w:rPr>
          <w:t xml:space="preserve">Blackboard or shared-environment coordination, characteristic of the agent-based modelling tradition </w:t>
        </w:r>
      </w:ins>
      <w:hyperlink w:anchor="ref_48">
        <w:ins w:id="20028" w:author="Claude" w:date="2026-05-18T00:00:00Z">
          <w:r>
            <w:rPr>
              <w:rFonts w:ascii="Times New Roman" w:cs="Times New Roman" w:eastAsia="Times New Roman" w:hAnsi="Times New Roman"/>
              <w:sz w:val="24"/>
              <w:szCs w:val="24"/>
              <w:color w:val="156082"/>
              <w:rtl w:val="0"/>
            </w:rPr>
            <w:t>[48]</w:t>
          </w:r>
        </w:ins>
      </w:hyperlink>
      <w:ins w:id="20029" w:author="Claude" w:date="2026-05-18T00:00:00Z">
        <w:r>
          <w:rPr>
            <w:rFonts w:ascii="Times New Roman" w:cs="Times New Roman" w:eastAsia="Times New Roman" w:hAnsi="Times New Roman"/>
            <w:sz w:val="24"/>
            <w:szCs w:val="24"/>
            <w:color w:val="000000"/>
            <w:rtl w:val="0"/>
          </w:rPr>
          <w:t xml:space="preserve">, </w:t>
        </w:r>
      </w:ins>
      <w:hyperlink w:anchor="ref_50">
        <w:ins w:id="20030" w:author="Claude" w:date="2026-05-18T00:00:00Z">
          <w:r>
            <w:rPr>
              <w:rFonts w:ascii="Times New Roman" w:cs="Times New Roman" w:eastAsia="Times New Roman" w:hAnsi="Times New Roman"/>
              <w:sz w:val="24"/>
              <w:szCs w:val="24"/>
              <w:color w:val="156082"/>
              <w:rtl w:val="0"/>
            </w:rPr>
            <w:t>[50]</w:t>
          </w:r>
        </w:ins>
      </w:hyperlink>
      <w:ins w:id="20031" w:author="Claude" w:date="2026-05-18T00:00:00Z">
        <w:r>
          <w:rPr>
            <w:rFonts w:ascii="Times New Roman" w:cs="Times New Roman" w:eastAsia="Times New Roman" w:hAnsi="Times New Roman"/>
            <w:sz w:val="24"/>
            <w:szCs w:val="24"/>
            <w:color w:val="000000"/>
            <w:rtl w:val="0"/>
          </w:rPr>
          <w:t xml:space="preserve">, has agents read and write a common simulation environment object rather than addressing each other directly; coordination emerges from the order in which agents access the shared state on each simulation tick. The architectural choice in this thesis (§3.1) sits within this agent-based modelling lineage.</w:t>
        </w:r>
      </w:ins>
      <w:ins w:id="21000" w:author="Claude" w:date="2026-05-18T00:00:00Z">
        <w:r>
          <w:rPr>
            <w:rFonts w:ascii="Times New Roman" w:cs="Times New Roman" w:eastAsia="Times New Roman" w:hAnsi="Times New Roman"/>
            <w:sz w:val="24"/>
            <w:szCs w:val="24"/>
            <w:color w:val="000000"/>
            <w:rtl w:val="0"/>
          </w:rPr>
          <w:t xml:space="preserve"> Comprehensive surveys of distributed problem-solving and inter-agent coordination strategies are provided in Durfee </w:t>
        </w:r>
      </w:ins>
      <w:hyperlink w:anchor="ref_53">
        <w:ins w:id="21001" w:author="Claude" w:date="2026-05-18T00:00:00Z">
          <w:r>
            <w:rPr>
              <w:rFonts w:ascii="Times New Roman" w:cs="Times New Roman" w:eastAsia="Times New Roman" w:hAnsi="Times New Roman"/>
              <w:sz w:val="24"/>
              <w:szCs w:val="24"/>
              <w:color w:val="156082"/>
              <w:rtl w:val="0"/>
            </w:rPr>
            <w:t>[53]</w:t>
          </w:r>
        </w:ins>
      </w:hyperlink>
      <w:ins w:id="21002" w:author="Claude" w:date="2026-05-18T00:00:00Z">
        <w:r>
          <w:rPr>
            <w:rFonts w:ascii="Times New Roman" w:cs="Times New Roman" w:eastAsia="Times New Roman" w:hAnsi="Times New Roman"/>
            <w:sz w:val="24"/>
            <w:szCs w:val="24"/>
            <w:color w:val="000000"/>
            <w:rtl w:val="0"/>
          </w:rPr>
          <w:t>.</w:t>
        </w:r>
      </w:ins>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Systems (MAS) have been applied to supply-chain coordination to decentralize decision-making and improve responsiveness and robustness </w:t>
      </w:r>
      <w:del w:id="10005" w:author="Claude" w:date="2026-05-18T00:00:00Z">
        <w:r>
          <w:rPr>
            <w:rFonts w:ascii="Times New Roman" w:cs="Times New Roman" w:eastAsia="Times New Roman" w:hAnsi="Times New Roman"/>
            <w:sz w:val="24"/>
            <w:szCs w:val="24"/>
            <w:color w:val="000000"/>
            <w:rtl w:val="0"/>
          </w:rPr>
          <w:delText>[6]</w:delText>
        </w:r>
      </w:del>
      <w:hyperlink w:anchor="e4v2y4hwpefl">
        <w:ins w:id="22003" w:author="Claude" w:date="2026-05-18T00:00:00Z">
          <w:r>
            <w:rPr>
              <w:rFonts w:ascii="Times New Roman" w:cs="Times New Roman" w:eastAsia="Times New Roman" w:hAnsi="Times New Roman"/>
              <w:sz w:val="24"/>
              <w:szCs w:val="24"/>
              <w:color w:val="156082"/>
              <w:rtl w:val="0"/>
            </w:rPr>
            <w:t>[7]</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such systems, agents represent roles such as retailers, warehouses, and suppliers, and coordinate via message-passing and negotiation protocols </w:t>
      </w:r>
      <w:hyperlink w:anchor="e4v2y4hwpefl">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[7]</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id="21003" w:author="Claude" w:date="2026-05-18T00:00:00Z">
        <w:r>
          <w:rPr>
            <w:rFonts w:ascii="Times New Roman" w:cs="Times New Roman" w:eastAsia="Times New Roman" w:hAnsi="Times New Roman"/>
            <w:sz w:val="24"/>
            <w:szCs w:val="24"/>
            <w:color w:val="000000"/>
            <w:rtl w:val="0"/>
          </w:rPr>
          <w:t xml:space="preserve"> Recent work in this space includes Liu et al. </w:t>
        </w:r>
      </w:ins>
      <w:hyperlink w:anchor="ref_55">
        <w:ins w:id="21004" w:author="Claude" w:date="2026-05-18T00:00:00Z">
          <w:r>
            <w:rPr>
              <w:rFonts w:ascii="Times New Roman" w:cs="Times New Roman" w:eastAsia="Times New Roman" w:hAnsi="Times New Roman"/>
              <w:sz w:val="24"/>
              <w:szCs w:val="24"/>
              <w:color w:val="156082"/>
              <w:rtl w:val="0"/>
            </w:rPr>
            <w:t>[55]</w:t>
          </w:r>
        </w:ins>
      </w:hyperlink>
      <w:ins w:id="21005" w:author="Claude" w:date="2026-05-18T00:00:00Z">
        <w:r>
          <w:rPr>
            <w:rFonts w:ascii="Times New Roman" w:cs="Times New Roman" w:eastAsia="Times New Roman" w:hAnsi="Times New Roman"/>
            <w:sz w:val="24"/>
            <w:szCs w:val="24"/>
            <w:color w:val="000000"/>
            <w:rtl w:val="0"/>
          </w:rPr>
          <w:t xml:space="preserve">, who apply heterogeneous-agent proximal policy optimisation to multi-echelon inventory management and demonstrate that information-sharing among agents alleviates the bullwhip effect.</w:t>
        </w:r>
      </w:ins>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work has explored agent-based inventory optimization and coordination mechanisms. Li et al. </w:t>
      </w:r>
      <w:hyperlink w:anchor="98v41hlelz47">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[8]</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 a multi-agent framework integrating forecasting and replenishment agents and demonstrate improved inventory turnover and cost reduction compared to centralized approaches. Kim et al. </w:t>
      </w:r>
      <w:hyperlink w:anchor="8y6464p6nqkz">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[9]</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that multi-agent reinforcement learning improves resilience in inventory systems under disruption. However, much of this work relies on proprietary data or closed implementations, limiting reproducibility and empirical comparison.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Moreover, many studies focus 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algorithmic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rather than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architectural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leaving software-engineering concerns such as modularity, extensibility, and operational robustness underexplored. The present thesis explicitly addresses these concerns by treating the MAS as a software artifact with documented agent interfaces, message schemas, and audit logs.</w:t>
      </w:r>
    </w:p>
    <w:p w14:paraId="000004001">
      <w:pPr>
        <w:jc w:val="both"/>
        <w:rPr>
          <w:ins w:id="4001" w:author="Claude" w:date="2026-05-17T00:00:00Z"/>
        </w:rPr>
      </w:pPr>
      <w:ins w:id="15013" w:author="Claude" w:date="2026-05-17T00:00:00Z">
        <w:r>
          <w:rPr>
            <w:rFonts w:ascii="Times New Roman" w:cs="Times New Roman" w:eastAsia="Times New Roman" w:hAnsi="Times New Roman"/>
            <w:sz w:val="24"/>
            <w:szCs w:val="24"/>
            <w:color w:val="000000"/>
            <w:rtl w:val="0"/>
          </w:rPr>
          <w:t xml:space="preserve">The canonical agent definition adopted in this work is due to Wooldridge and Jennings </w:t>
        </w:r>
      </w:ins>
      <w:hyperlink w:anchor="ref_34">
        <w:ins w:id="15014" w:author="Claude" w:date="2026-05-17T00:00:00Z">
          <w:r>
            <w:rPr>
              <w:rFonts w:ascii="Times New Roman" w:cs="Times New Roman" w:eastAsia="Times New Roman" w:hAnsi="Times New Roman"/>
              <w:sz w:val="24"/>
              <w:szCs w:val="24"/>
              <w:color w:val="156082"/>
              <w:rtl w:val="0"/>
            </w:rPr>
            <w:t>[34]</w:t>
          </w:r>
        </w:ins>
      </w:hyperlink>
      <w:ins w:id="15015" w:author="Claude" w:date="2026-05-17T00:00:00Z">
        <w:r>
          <w:rPr>
            <w:rFonts w:ascii="Times New Roman" w:cs="Times New Roman" w:eastAsia="Times New Roman" w:hAnsi="Times New Roman"/>
            <w:sz w:val="24"/>
            <w:szCs w:val="24"/>
            <w:color w:val="000000"/>
            <w:rtl w:val="0"/>
          </w:rPr>
          <w:t xml:space="preserve">; the research-agenda roadmap of Jennings, Sycara and Wooldridge </w:t>
        </w:r>
      </w:ins>
      <w:hyperlink w:anchor="ref_35">
        <w:ins w:id="15016" w:author="Claude" w:date="2026-05-17T00:00:00Z">
          <w:r>
            <w:rPr>
              <w:rFonts w:ascii="Times New Roman" w:cs="Times New Roman" w:eastAsia="Times New Roman" w:hAnsi="Times New Roman"/>
              <w:sz w:val="24"/>
              <w:szCs w:val="24"/>
              <w:color w:val="156082"/>
              <w:rtl w:val="0"/>
            </w:rPr>
            <w:t>[35]</w:t>
          </w:r>
        </w:ins>
      </w:hyperlink>
      <w:ins w:id="15017" w:author="Claude" w:date="2026-05-17T00:00:00Z">
        <w:r>
          <w:rPr>
            <w:rFonts w:ascii="Times New Roman" w:cs="Times New Roman" w:eastAsia="Times New Roman" w:hAnsi="Times New Roman"/>
            <w:sz w:val="24"/>
            <w:szCs w:val="24"/>
            <w:color w:val="000000"/>
            <w:rtl w:val="0"/>
          </w:rPr>
          <w:t xml:space="preserve"> and the machine-learning survey of Stone and Veloso </w:t>
        </w:r>
      </w:ins>
      <w:hyperlink w:anchor="ref_36">
        <w:ins w:id="15018" w:author="Claude" w:date="2026-05-17T00:00:00Z">
          <w:r>
            <w:rPr>
              <w:rFonts w:ascii="Times New Roman" w:cs="Times New Roman" w:eastAsia="Times New Roman" w:hAnsi="Times New Roman"/>
              <w:sz w:val="24"/>
              <w:szCs w:val="24"/>
              <w:color w:val="156082"/>
              <w:rtl w:val="0"/>
            </w:rPr>
            <w:t>[36]</w:t>
          </w:r>
        </w:ins>
      </w:hyperlink>
      <w:ins w:id="15019" w:author="Claude" w:date="2026-05-17T00:00:00Z">
        <w:r>
          <w:rPr>
            <w:rFonts w:ascii="Times New Roman" w:cs="Times New Roman" w:eastAsia="Times New Roman" w:hAnsi="Times New Roman"/>
            <w:sz w:val="24"/>
            <w:szCs w:val="24"/>
            <w:color w:val="000000"/>
            <w:rtl w:val="0"/>
          </w:rPr>
          <w:t xml:space="preserve"> map the broader MAS literature, with comprehensive textbook coverage in Russell and Norvig </w:t>
        </w:r>
      </w:ins>
      <w:hyperlink w:anchor="ref_38">
        <w:ins w:id="15020" w:author="Claude" w:date="2026-05-17T00:00:00Z">
          <w:r>
            <w:rPr>
              <w:rFonts w:ascii="Times New Roman" w:cs="Times New Roman" w:eastAsia="Times New Roman" w:hAnsi="Times New Roman"/>
              <w:sz w:val="24"/>
              <w:szCs w:val="24"/>
              <w:color w:val="156082"/>
              <w:rtl w:val="0"/>
            </w:rPr>
            <w:t>[38]</w:t>
          </w:r>
        </w:ins>
      </w:hyperlink>
      <w:ins w:id="15021" w:author="Claude" w:date="2026-05-17T00:00:00Z">
        <w:r>
          <w:rPr>
            <w:rFonts w:ascii="Times New Roman" w:cs="Times New Roman" w:eastAsia="Times New Roman" w:hAnsi="Times New Roman"/>
            <w:sz w:val="24"/>
            <w:szCs w:val="24"/>
            <w:color w:val="000000"/>
            <w:rtl w:val="0"/>
          </w:rPr>
          <w:t xml:space="preserve">. An alternative methodological path is deep reinforcement learning for inventory control, surveyed in Boute et al. </w:t>
        </w:r>
      </w:ins>
      <w:hyperlink w:anchor="ref_39">
        <w:ins w:id="15022" w:author="Claude" w:date="2026-05-17T00:00:00Z">
          <w:r>
            <w:rPr>
              <w:rFonts w:ascii="Times New Roman" w:cs="Times New Roman" w:eastAsia="Times New Roman" w:hAnsi="Times New Roman"/>
              <w:sz w:val="24"/>
              <w:szCs w:val="24"/>
              <w:color w:val="156082"/>
              <w:rtl w:val="0"/>
            </w:rPr>
            <w:t>[39]</w:t>
          </w:r>
        </w:ins>
      </w:hyperlink>
      <w:ins w:id="15023" w:author="Claude" w:date="2026-05-17T00:00:00Z">
        <w:r>
          <w:rPr>
            <w:rFonts w:ascii="Times New Roman" w:cs="Times New Roman" w:eastAsia="Times New Roman" w:hAnsi="Times New Roman"/>
            <w:sz w:val="24"/>
            <w:szCs w:val="24"/>
            <w:color w:val="000000"/>
            <w:rtl w:val="0"/>
          </w:rPr>
          <w:t xml:space="preserve"> and demonstrated by the beer-game agent of Oroojlooyjadid et al. </w:t>
        </w:r>
      </w:ins>
      <w:hyperlink w:anchor="ref_40">
        <w:ins w:id="15024" w:author="Claude" w:date="2026-05-17T00:00:00Z">
          <w:r>
            <w:rPr>
              <w:rFonts w:ascii="Times New Roman" w:cs="Times New Roman" w:eastAsia="Times New Roman" w:hAnsi="Times New Roman"/>
              <w:sz w:val="24"/>
              <w:szCs w:val="24"/>
              <w:color w:val="156082"/>
              <w:rtl w:val="0"/>
            </w:rPr>
            <w:t>[40]</w:t>
          </w:r>
        </w:ins>
      </w:hyperlink>
      <w:ins w:id="15025" w:author="Claude" w:date="2026-05-17T00:00:00Z">
        <w:r>
          <w:rPr>
            <w:rFonts w:ascii="Times New Roman" w:cs="Times New Roman" w:eastAsia="Times New Roman" w:hAnsi="Times New Roman"/>
            <w:sz w:val="24"/>
            <w:szCs w:val="24"/>
            <w:color w:val="000000"/>
            <w:rtl w:val="0"/>
          </w:rPr>
          <w:t xml:space="preserve">; we treat these RL approaches as complementary to the explicit-agent design pursued here rather than as direct competitors.</w:t>
        </w:r>
      </w:ins>
    </w:p>
    <w:bookmarkStart w:colFirst="0" w:colLast="0" w:name="ovt4r2j30jvj" w:id="23"/>
    <w:bookmarkEnd w:id="23"/>
    <w:p w:rsidR="00000000" w:rsidDel="00000000" w:rsidP="00000000" w:rsidRDefault="00000000" w:rsidRPr="00000000" w14:paraId="00000120">
      <w:pPr>
        <w:pStyle w:val="Heading2"/>
        <w:jc w:val="both"/>
        <w:rPr/>
      </w:pPr>
      <w:r>
        <w:rPr>
          <w:rtl w:val="0"/>
        </w:rPr>
        <w:t xml:space="preserve">2.3 Concept Drift and Adaptive Decision Systems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drift occurs when the statistical properties of data streams change over time, causing model performance degradation </w:t>
      </w:r>
      <w:hyperlink w:anchor="yh7skrxamedb">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retail and inventory contexts, drift may be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abrupt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sudden demand surges),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gradual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(slow trend changes), or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recurring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(seasonal effects) </w:t>
      </w:r>
      <w:hyperlink w:anchor="7o9n6a7omztt">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[3]</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Drift detection methods include statistical change-point detectors such as ADWIN </w:t>
      </w:r>
      <w:hyperlink w:anchor="tlz6onhggnje">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[19]</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PELT, as well as error-monitoring techniques (e.g., DDM, EDDM) that watch the prediction-error stream rather than raw observations. After detection, forecasting models or decision policies may be updated </w:t>
      </w:r>
      <w:hyperlink w:anchor="zesg0dih8x75">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[2]</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practical lesson from this literature, which we adopt and extend, is that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raw-value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detectors fail on sparse per-SKU streams (low signal-to-noise) and that detection should be performed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forecast residual</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population mean of absolute residuals is a higher-SNR signal that aggregates across the cohort.</w:t>
      </w:r>
      <w:ins w:id="15048" w:author="Claude" w:date="2026-05-17T00:00:00Z">
        <w:r>
          <w:rPr>
            <w:rFonts w:ascii="Times New Roman" w:cs="Times New Roman" w:eastAsia="Times New Roman" w:hAnsi="Times New Roman"/>
            <w:sz w:val="24"/>
            <w:szCs w:val="24"/>
            <w:color w:val="000000"/>
            <w:rtl w:val="0"/>
          </w:rPr>
          <w:t xml:space="preserve"> Foundational DDM described in </w:t>
        </w:r>
      </w:ins>
      <w:hyperlink w:anchor="ref_31">
        <w:ins w:id="15049" w:author="Claude" w:date="2026-05-17T00:00:00Z">
          <w:r>
            <w:rPr>
              <w:rFonts w:ascii="Times New Roman" w:cs="Times New Roman" w:eastAsia="Times New Roman" w:hAnsi="Times New Roman"/>
              <w:sz w:val="24"/>
              <w:szCs w:val="24"/>
              <w:color w:val="156082"/>
              <w:rtl w:val="0"/>
            </w:rPr>
            <w:t>[31]</w:t>
          </w:r>
        </w:ins>
      </w:hyperlink>
      <w:ins w:id="15050" w:author="Claude" w:date="2026-05-17T00:00:00Z">
        <w:r>
          <w:rPr>
            <w:rFonts w:ascii="Times New Roman" w:cs="Times New Roman" w:eastAsia="Times New Roman" w:hAnsi="Times New Roman"/>
            <w:sz w:val="24"/>
            <w:szCs w:val="24"/>
            <w:color w:val="000000"/>
            <w:rtl w:val="0"/>
          </w:rPr>
          <w:t>.</w:t>
        </w:r>
      </w:ins>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existing adaptive systems are centralized. Few examine how drift detection and adaptation can be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embedded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a distributed agent-based architecture, where the detector signal must be routed to the agents that own the affected models and trigger lazy refits.</w:t>
      </w:r>
    </w:p>
    <w:p w14:paraId="000004002">
      <w:pPr>
        <w:jc w:val="both"/>
        <w:rPr>
          <w:ins w:id="4002" w:author="Claude" w:date="2026-05-17T00:00:00Z"/>
        </w:rPr>
      </w:pPr>
      <w:ins w:id="15026" w:author="Claude" w:date="2026-05-17T00:00:00Z">
        <w:r>
          <w:rPr>
            <w:rFonts w:ascii="Times New Roman" w:cs="Times New Roman" w:eastAsia="Times New Roman" w:hAnsi="Times New Roman"/>
            <w:sz w:val="24"/>
            <w:szCs w:val="24"/>
            <w:color w:val="000000"/>
            <w:rtl w:val="0"/>
          </w:rPr>
          <w:t xml:space="preserve">Classical change-point detection predates the streaming context: Page’s cumulative-sum (CUSUM) procedure </w:t>
        </w:r>
      </w:ins>
      <w:hyperlink w:anchor="ref_32">
        <w:ins w:id="15027" w:author="Claude" w:date="2026-05-17T00:00:00Z">
          <w:r>
            <w:rPr>
              <w:rFonts w:ascii="Times New Roman" w:cs="Times New Roman" w:eastAsia="Times New Roman" w:hAnsi="Times New Roman"/>
              <w:sz w:val="24"/>
              <w:szCs w:val="24"/>
              <w:color w:val="156082"/>
              <w:rtl w:val="0"/>
            </w:rPr>
            <w:t>[32]</w:t>
          </w:r>
        </w:ins>
      </w:hyperlink>
      <w:ins w:id="15028" w:author="Claude" w:date="2026-05-17T00:00:00Z">
        <w:r>
          <w:rPr>
            <w:rFonts w:ascii="Times New Roman" w:cs="Times New Roman" w:eastAsia="Times New Roman" w:hAnsi="Times New Roman"/>
            <w:sz w:val="24"/>
            <w:szCs w:val="24"/>
            <w:color w:val="000000"/>
            <w:rtl w:val="0"/>
          </w:rPr>
          <w:t xml:space="preserve"> remains a foundational scheme, and comprehensive modern reviews of concept-drift adaptation appear in Lu et al. </w:t>
        </w:r>
      </w:ins>
      <w:hyperlink w:anchor="ref_33">
        <w:ins w:id="15029" w:author="Claude" w:date="2026-05-17T00:00:00Z">
          <w:r>
            <w:rPr>
              <w:rFonts w:ascii="Times New Roman" w:cs="Times New Roman" w:eastAsia="Times New Roman" w:hAnsi="Times New Roman"/>
              <w:sz w:val="24"/>
              <w:szCs w:val="24"/>
              <w:color w:val="156082"/>
              <w:rtl w:val="0"/>
            </w:rPr>
            <w:t>[33]</w:t>
          </w:r>
        </w:ins>
      </w:hyperlink>
      <w:ins w:id="15030" w:author="Claude" w:date="2026-05-17T00:00:00Z">
        <w:r>
          <w:rPr>
            <w:rFonts w:ascii="Times New Roman" w:cs="Times New Roman" w:eastAsia="Times New Roman" w:hAnsi="Times New Roman"/>
            <w:sz w:val="24"/>
            <w:szCs w:val="24"/>
            <w:color w:val="000000"/>
            <w:rtl w:val="0"/>
          </w:rPr>
          <w:t xml:space="preserve">. On the forecasting side, the tier-ladder design draws on the established Box-Jenkins ARIMA methodology </w:t>
        </w:r>
      </w:ins>
      <w:hyperlink w:anchor="ref_29">
        <w:ins w:id="15031" w:author="Claude" w:date="2026-05-17T00:00:00Z">
          <w:r>
            <w:rPr>
              <w:rFonts w:ascii="Times New Roman" w:cs="Times New Roman" w:eastAsia="Times New Roman" w:hAnsi="Times New Roman"/>
              <w:sz w:val="24"/>
              <w:szCs w:val="24"/>
              <w:color w:val="156082"/>
              <w:rtl w:val="0"/>
            </w:rPr>
            <w:t>[29]</w:t>
          </w:r>
        </w:ins>
      </w:hyperlink>
      <w:ins w:id="15032" w:author="Claude" w:date="2026-05-17T00:00:00Z">
        <w:r>
          <w:rPr>
            <w:rFonts w:ascii="Times New Roman" w:cs="Times New Roman" w:eastAsia="Times New Roman" w:hAnsi="Times New Roman"/>
            <w:sz w:val="24"/>
            <w:szCs w:val="24"/>
            <w:color w:val="000000"/>
            <w:rtl w:val="0"/>
          </w:rPr>
          <w:t xml:space="preserve"> and the practitioner-oriented treatments of Hyndman and Khandakar </w:t>
        </w:r>
      </w:ins>
      <w:hyperlink w:anchor="ref_27">
        <w:ins w:id="15033" w:author="Claude" w:date="2026-05-17T00:00:00Z">
          <w:r>
            <w:rPr>
              <w:rFonts w:ascii="Times New Roman" w:cs="Times New Roman" w:eastAsia="Times New Roman" w:hAnsi="Times New Roman"/>
              <w:sz w:val="24"/>
              <w:szCs w:val="24"/>
              <w:color w:val="156082"/>
              <w:rtl w:val="0"/>
            </w:rPr>
            <w:t>[27]</w:t>
          </w:r>
        </w:ins>
      </w:hyperlink>
      <w:ins w:id="15034" w:author="Claude" w:date="2026-05-17T00:00:00Z">
        <w:r>
          <w:rPr>
            <w:rFonts w:ascii="Times New Roman" w:cs="Times New Roman" w:eastAsia="Times New Roman" w:hAnsi="Times New Roman"/>
            <w:sz w:val="24"/>
            <w:szCs w:val="24"/>
            <w:color w:val="000000"/>
            <w:rtl w:val="0"/>
          </w:rPr>
          <w:t xml:space="preserve"> and Hyndman and Athanasopoulos </w:t>
        </w:r>
      </w:ins>
      <w:hyperlink w:anchor="ref_28">
        <w:ins w:id="15035" w:author="Claude" w:date="2026-05-17T00:00:00Z">
          <w:r>
            <w:rPr>
              <w:rFonts w:ascii="Times New Roman" w:cs="Times New Roman" w:eastAsia="Times New Roman" w:hAnsi="Times New Roman"/>
              <w:sz w:val="24"/>
              <w:szCs w:val="24"/>
              <w:color w:val="156082"/>
              <w:rtl w:val="0"/>
            </w:rPr>
            <w:t>[28]</w:t>
          </w:r>
        </w:ins>
      </w:hyperlink>
      <w:ins w:id="15036" w:author="Claude" w:date="2026-05-17T00:00:00Z">
        <w:r>
          <w:rPr>
            <w:rFonts w:ascii="Times New Roman" w:cs="Times New Roman" w:eastAsia="Times New Roman" w:hAnsi="Times New Roman"/>
            <w:sz w:val="24"/>
            <w:szCs w:val="24"/>
            <w:color w:val="000000"/>
            <w:rtl w:val="0"/>
          </w:rPr>
          <w:t xml:space="preserve">; the M-competition series </w:t>
        </w:r>
      </w:ins>
      <w:hyperlink w:anchor="ref_30">
        <w:ins w:id="15037" w:author="Claude" w:date="2026-05-17T00:00:00Z">
          <w:r>
            <w:rPr>
              <w:rFonts w:ascii="Times New Roman" w:cs="Times New Roman" w:eastAsia="Times New Roman" w:hAnsi="Times New Roman"/>
              <w:sz w:val="24"/>
              <w:szCs w:val="24"/>
              <w:color w:val="156082"/>
              <w:rtl w:val="0"/>
            </w:rPr>
            <w:t>[30]</w:t>
          </w:r>
        </w:ins>
      </w:hyperlink>
      <w:ins w:id="15038" w:author="Claude" w:date="2026-05-17T00:00:00Z">
        <w:r>
          <w:rPr>
            <w:rFonts w:ascii="Times New Roman" w:cs="Times New Roman" w:eastAsia="Times New Roman" w:hAnsi="Times New Roman"/>
            <w:sz w:val="24"/>
            <w:szCs w:val="24"/>
            <w:color w:val="000000"/>
            <w:rtl w:val="0"/>
          </w:rPr>
          <w:t xml:space="preserve"> benchmarks contemporary forecasting approaches across thousands of empirical series.</w:t>
        </w:r>
      </w:ins>
    </w:p>
    <w:bookmarkStart w:colFirst="0" w:colLast="0" w:name="z7py5aux782q" w:id="24"/>
    <w:bookmarkEnd w:id="24"/>
    <w:p w:rsidR="00000000" w:rsidDel="00000000" w:rsidP="00000000" w:rsidRDefault="00000000" w:rsidRPr="00000000" w14:paraId="00000124">
      <w:pPr>
        <w:pStyle w:val="Heading2"/>
        <w:jc w:val="both"/>
        <w:rPr/>
      </w:pPr>
      <w:r>
        <w:rPr>
          <w:rtl w:val="0"/>
        </w:rPr>
        <w:t xml:space="preserve">2.4 Ethiopia and Emerging-Market Constraints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operations in Ethiopia and similar emerging markets face additional constraints beyond demand uncertainty. Common challenges include uneven internet connectivity, underdeveloped logistics infrastructure, and persistent trust deficits in online transactions </w:t>
      </w:r>
      <w:hyperlink w:anchor="xzdyjhtmzjeq">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[4]</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4p13qyllxpz">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[5]</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factors increase lead-time uncertainty, amplify the impact of stockouts, and constrain the feasibility of centralized, compute-intensive optimization systems.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Decentralized and modular architectures are therefore considered more suitable for such contexts, as they can operate with partial connectivity, scale incrementally, and provide auditable decision processes that support trust and accountability </w:t>
      </w:r>
      <w:del w:id="10004" w:author="Claude" w:date="2026-05-18T00:00:00Z">
        <w:r>
          <w:rPr>
            <w:rFonts w:ascii="Times New Roman" w:cs="Times New Roman" w:eastAsia="Times New Roman" w:hAnsi="Times New Roman"/>
            <w:sz w:val="24"/>
            <w:szCs w:val="24"/>
            <w:color w:val="000000"/>
            <w:rtl w:val="0"/>
          </w:rPr>
          <w:delText>[5]</w:delText>
        </w:r>
      </w:de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positioning influences several of our design decisions: per-agent decision logs, locally executable forecasters (no cloud calls), and a sweep infrastructure that runs offline.</w:t>
      </w:r>
    </w:p>
    <w:bookmarkStart w:colFirst="0" w:colLast="0" w:name="8myjqahc49ru" w:id="25"/>
    <w:bookmarkEnd w:id="25"/>
    <w:p w:rsidR="00000000" w:rsidDel="00000000" w:rsidP="00000000" w:rsidRDefault="00000000" w:rsidRPr="00000000" w14:paraId="00000127">
      <w:pPr>
        <w:pStyle w:val="Heading2"/>
        <w:jc w:val="both"/>
        <w:rPr/>
      </w:pPr>
      <w:r>
        <w:rPr>
          <w:rtl w:val="0"/>
        </w:rPr>
        <w:t xml:space="preserve">2.5 Research Gap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progress in agent-based supply-chain systems and concept-drift research, there remains limited publicly reproducible work that combines:</w:t>
      </w:r>
    </w:p>
    <w:p w:rsidR="00000000" w:rsidDel="00000000" w:rsidP="00000000" w:rsidRDefault="00000000" w:rsidRPr="00000000" w14:paraId="000001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multi-agent inventory architecture with documented agent interfaces and communication schemas;</w:t>
      </w:r>
    </w:p>
    <w:p w:rsidR="00000000" w:rsidDel="00000000" w:rsidP="00000000" w:rsidRDefault="00000000" w:rsidRPr="00000000" w14:paraId="000001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modeling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injection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concept-drift scenarios;</w:t>
      </w:r>
    </w:p>
    <w:p w:rsidR="00000000" w:rsidDel="00000000" w:rsidP="00000000" w:rsidRDefault="00000000" w:rsidRPr="00000000" w14:paraId="0000012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Error-monitoring drift detection embedded at the agent level;</w:t>
      </w:r>
    </w:p>
    <w:p w:rsidR="00000000" w:rsidDel="00000000" w:rsidP="00000000" w:rsidRDefault="00000000" w:rsidRPr="00000000" w14:paraId="0000012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Empirical evaluation using public e-commerce datasets with open-source implementations and statistically defensible (N ≥ 10 seeds, hypothesis-tested) results;</w:t>
      </w:r>
    </w:p>
    <w:p w:rsidR="00000000" w:rsidDel="00000000" w:rsidP="00000000" w:rsidRDefault="00000000" w:rsidRPr="00000000" w14:paraId="0000012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consideration of architectural modularity, adaptability, and emerging-market constraints.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addresses the gap by delivering a reproducible simulation framework and comparative evaluation against textbook-optimized baselines, with attention to software-engineering qualities (modularity, extensibility, reproducibility) and to the operational constraints relevant to emerging markets.</w:t>
      </w:r>
    </w:p>
    <w:p w:rsidR="00000000" w:rsidDel="00000000" w:rsidP="00000000" w:rsidRDefault="00000000" w:rsidRPr="00000000" w14:paraId="0000012F">
      <w:pPr>
        <w:pStyle w:val="Heading1"/>
        <w:jc w:val="both"/>
        <w:rPr/>
      </w:pPr>
      <w:r>
        <w:br w:type="page"/>
      </w:r>
      <w:r>
        <w:rPr>
          <w:rtl w:val="0"/>
        </w:rPr>
      </w:r>
    </w:p>
    <w:bookmarkStart w:colFirst="0" w:colLast="0" w:name="howpxa7io4" w:id="26"/>
    <w:bookmarkEnd w:id="26"/>
    <w:p w14:paraId="00137530">
      <w:pPr>
        <w:jc w:val="both"/>
        <w:rPr>
          <w:ins w:id="30000" w:author="Claude" w:date="2026-05-18T00:00:00Z"/>
        </w:rPr>
      </w:pPr>
      <w:ins w:id="30001" w:author="Claude" w:date="2026-05-18T00:00:00Z">
        <w:r>
          <w:rPr>
            <w:rFonts w:ascii="Times New Roman" w:cs="Times New Roman" w:eastAsia="Times New Roman" w:hAnsi="Times New Roman"/>
            <w:b/>
            <w:bCs/>
            <w:sz w:val="24"/>
            <w:szCs w:val="24"/>
            <w:color w:val="000000"/>
            <w:rtl w:val="0"/>
          </w:rPr>
          <w:t xml:space="preserve">Conceptual framework</w:t>
        </w:r>
      </w:ins>
    </w:p>
    <w:p w14:paraId="00137532">
      <w:pPr>
        <w:jc w:val="both"/>
        <w:rPr>
          <w:ins w:id="30002" w:author="Claude" w:date="2026-05-18T00:00:00Z"/>
        </w:rPr>
      </w:pPr>
      <w:ins w:id="30003" w:author="Claude" w:date="2026-05-18T00:00:00Z">
        <w:r>
          <w:rPr>
            <w:rFonts w:ascii="Times New Roman" w:cs="Times New Roman" w:eastAsia="Times New Roman" w:hAnsi="Times New Roman"/>
            <w:sz w:val="24"/>
            <w:szCs w:val="24"/>
            <w:color w:val="000000"/>
            <w:rtl w:val="0"/>
          </w:rPr>
          <w:t xml:space="preserve">The architectural and algorithmic choices made in Chapter 3 are guided by three complementary theoretical perspectives. First, supply-chain agility theory (Lee, Padmanabhan and Whang [41]; Cachon and Terwiesch [23]) treats the inventory system as a feedback-controlled response to a non-stationary demand signal, in which the latency between observation and action — refit cadence, in our terms — is the primary determinant of cost-vs-service performance. Second, adaptive-systems theory in the streaming-data tradition (Gama et al. [1], Lu et al. [33]) models the forecast model itself as a hypothesis that decays in fidelity over time and must be refreshed in response to a measurable drift signal rather than on a fixed schedule. Third, the multi-agent systems paradigm (Wooldridge and Jennings [34]; Ferber [51]; IBM [46]) decomposes the overall decision problem into specialised, locally-rational agents whose interaction-mediated behaviour realises the system-level objective; this paradigm motivates the auditability and modular-extensibility design goals of §3.1.1. The proposed architecture is the intersection of these three perspectives: an agent-decomposed system in which one agent (Demand Forecasting) hosts both the adaptive forecast and its drift detector, while the remaining four agents implement the operational control loop. Empirical claims in Chapters 4 and 5 should be read against this conceptual framework rather than as standalone engineering observations.</w:t>
        </w:r>
      </w:ins>
    </w:p>
    <w:p w:rsidR="00000000" w:rsidDel="00000000" w:rsidP="00000000" w:rsidRDefault="00000000" w:rsidRPr="00000000" w14:paraId="00000130">
      <w:pPr>
        <w:pStyle w:val="Heading1"/>
        <w:jc w:val="both"/>
        <w:rPr/>
      </w:pPr>
      <w:r>
        <w:rPr>
          <w:rtl w:val="0"/>
        </w:rPr>
        <w:t xml:space="preserve">3. Methodology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describes how the work is carried out. It is organized in three parts.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system architecture and design of the proposed multi-agent inventory system.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documents the implementation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 project layout, key algorithms, the reproducibility infrastructure, and one specific bug whose discovery and resolution materially affected the empirical results.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the experimental methodology: the dataset and its preprocessing, the simulation protocol, the injected drift scenarios, the baselines, the evaluation metrics, the multi-seed statistical procedure, and the hardware environment.</w:t>
      </w:r>
    </w:p>
    <w:bookmarkStart w:colFirst="0" w:colLast="0" w:name="nsv8prnmjgd7" w:id="27"/>
    <w:bookmarkEnd w:id="27"/>
    <w:p w:rsidR="00000000" w:rsidDel="00000000" w:rsidP="00000000" w:rsidRDefault="00000000" w:rsidRPr="00000000" w14:paraId="00000132">
      <w:pPr>
        <w:pStyle w:val="Heading2"/>
        <w:jc w:val="both"/>
        <w:rPr/>
      </w:pPr>
      <w:r>
        <w:rPr>
          <w:rtl w:val="0"/>
        </w:rPr>
        <w:t xml:space="preserve">3.1 System Architecture and Design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part describes the architectural design of the proposed multi-agent system. It begins with the high-level architecture, then describes each agent’s responsibilities and interfaces, the inter-agent communication model, the drift-detection mechanism, the tiered forecasting design, and the simulation environment that hosts the agents.</w:t>
      </w:r>
    </w:p>
    <w:p w14:paraId="000D4e40">
      <w:pPr>
        <w:jc w:val="both"/>
        <w:rPr>
          <w:ins w:id="20032" w:author="Claude" w:date="2026-05-18T00:00:00Z"/>
        </w:rPr>
      </w:pPr>
      <w:ins w:id="20033" w:author="Claude" w:date="2026-05-18T00:00:00Z">
        <w:r>
          <w:rPr>
            <w:rFonts w:ascii="Times New Roman" w:cs="Times New Roman" w:eastAsia="Times New Roman" w:hAnsi="Times New Roman"/>
            <w:sz w:val="24"/>
            <w:szCs w:val="24"/>
            <w:color w:val="000000"/>
            <w:rtl w:val="0"/>
          </w:rPr>
          <w:t xml:space="preserve">Architectural pattern. The proposed system follows the reactive-agent + shared-environment pattern of the agent-based modelling tradition </w:t>
        </w:r>
      </w:ins>
      <w:hyperlink w:anchor="ref_48">
        <w:ins w:id="20034" w:author="Claude" w:date="2026-05-18T00:00:00Z">
          <w:r>
            <w:rPr>
              <w:rFonts w:ascii="Times New Roman" w:cs="Times New Roman" w:eastAsia="Times New Roman" w:hAnsi="Times New Roman"/>
              <w:sz w:val="24"/>
              <w:szCs w:val="24"/>
              <w:color w:val="156082"/>
              <w:rtl w:val="0"/>
            </w:rPr>
            <w:t>[48]</w:t>
          </w:r>
        </w:ins>
      </w:hyperlink>
      <w:ins w:id="20035" w:author="Claude" w:date="2026-05-18T00:00:00Z">
        <w:r>
          <w:rPr>
            <w:rFonts w:ascii="Times New Roman" w:cs="Times New Roman" w:eastAsia="Times New Roman" w:hAnsi="Times New Roman"/>
            <w:sz w:val="24"/>
            <w:szCs w:val="24"/>
            <w:color w:val="000000"/>
            <w:rtl w:val="0"/>
          </w:rPr>
          <w:t xml:space="preserve">, </w:t>
        </w:r>
      </w:ins>
      <w:hyperlink w:anchor="ref_50">
        <w:ins w:id="20036" w:author="Claude" w:date="2026-05-18T00:00:00Z">
          <w:r>
            <w:rPr>
              <w:rFonts w:ascii="Times New Roman" w:cs="Times New Roman" w:eastAsia="Times New Roman" w:hAnsi="Times New Roman"/>
              <w:sz w:val="24"/>
              <w:szCs w:val="24"/>
              <w:color w:val="156082"/>
              <w:rtl w:val="0"/>
            </w:rPr>
            <w:t>[50]</w:t>
          </w:r>
        </w:ins>
      </w:hyperlink>
      <w:ins w:id="20037" w:author="Claude" w:date="2026-05-18T00:00:00Z">
        <w:r>
          <w:rPr>
            <w:rFonts w:ascii="Times New Roman" w:cs="Times New Roman" w:eastAsia="Times New Roman" w:hAnsi="Times New Roman"/>
            <w:sz w:val="24"/>
            <w:szCs w:val="24"/>
            <w:color w:val="000000"/>
            <w:rtl w:val="0"/>
          </w:rPr>
          <w:t xml:space="preserve"> rather than the deliberative BDI pattern </w:t>
        </w:r>
      </w:ins>
      <w:hyperlink w:anchor="ref_47">
        <w:ins w:id="20038" w:author="Claude" w:date="2026-05-18T00:00:00Z">
          <w:r>
            <w:rPr>
              <w:rFonts w:ascii="Times New Roman" w:cs="Times New Roman" w:eastAsia="Times New Roman" w:hAnsi="Times New Roman"/>
              <w:sz w:val="24"/>
              <w:szCs w:val="24"/>
              <w:color w:val="156082"/>
              <w:rtl w:val="0"/>
            </w:rPr>
            <w:t>[47]</w:t>
          </w:r>
        </w:ins>
      </w:hyperlink>
      <w:ins w:id="20039" w:author="Claude" w:date="2026-05-18T00:00:00Z">
        <w:r>
          <w:rPr>
            <w:rFonts w:ascii="Times New Roman" w:cs="Times New Roman" w:eastAsia="Times New Roman" w:hAnsi="Times New Roman"/>
            <w:sz w:val="24"/>
            <w:szCs w:val="24"/>
            <w:color w:val="000000"/>
            <w:rtl w:val="0"/>
          </w:rPr>
          <w:t xml:space="preserve"> or the contract-net market-based coordination pattern </w:t>
        </w:r>
      </w:ins>
      <w:hyperlink w:anchor="ref_49">
        <w:ins w:id="20040" w:author="Claude" w:date="2026-05-18T00:00:00Z">
          <w:r>
            <w:rPr>
              <w:rFonts w:ascii="Times New Roman" w:cs="Times New Roman" w:eastAsia="Times New Roman" w:hAnsi="Times New Roman"/>
              <w:sz w:val="24"/>
              <w:szCs w:val="24"/>
              <w:color w:val="156082"/>
              <w:rtl w:val="0"/>
            </w:rPr>
            <w:t>[49]</w:t>
          </w:r>
        </w:ins>
      </w:hyperlink>
      <w:ins w:id="20041" w:author="Claude" w:date="2026-05-18T00:00:00Z">
        <w:r>
          <w:rPr>
            <w:rFonts w:ascii="Times New Roman" w:cs="Times New Roman" w:eastAsia="Times New Roman" w:hAnsi="Times New Roman"/>
            <w:sz w:val="24"/>
            <w:szCs w:val="24"/>
            <w:color w:val="000000"/>
            <w:rtl w:val="0"/>
          </w:rPr>
          <w:t xml:space="preserve">. Each agent exposes a deterministic step() method that executes once per simulation tick; agents do not maintain symbolic beliefs, do not run a BDI deliberation cycle, and do not negotiate task allocations through an auction. Coordination is mediated by the shared Mesa Model object — a blackboard-style environment exposing typed accessors that each agent reads or updates — which avoids the synchronisation cost and protocol overhead of direct FIPA ACL-style message-passing </w:t>
        </w:r>
      </w:ins>
      <w:hyperlink w:anchor="ref_54">
        <w:ins w:id="20042" w:author="Claude" w:date="2026-05-18T00:00:00Z">
          <w:r>
            <w:rPr>
              <w:rFonts w:ascii="Times New Roman" w:cs="Times New Roman" w:eastAsia="Times New Roman" w:hAnsi="Times New Roman"/>
              <w:sz w:val="24"/>
              <w:szCs w:val="24"/>
              <w:color w:val="156082"/>
              <w:rtl w:val="0"/>
            </w:rPr>
            <w:t>[54]</w:t>
          </w:r>
        </w:ins>
      </w:hyperlink>
      <w:ins w:id="20043" w:author="Claude" w:date="2026-05-18T00:00:00Z">
        <w:r>
          <w:rPr>
            <w:rFonts w:ascii="Times New Roman" w:cs="Times New Roman" w:eastAsia="Times New Roman" w:hAnsi="Times New Roman"/>
            <w:sz w:val="24"/>
            <w:szCs w:val="24"/>
            <w:color w:val="000000"/>
            <w:rtl w:val="0"/>
          </w:rPr>
          <w:t xml:space="preserve">. This choice is motivated by three operational requirements identified in §2.2: per-agent decision auditability (each step() invocation produces a logged record), deterministic reproducibility under fixed random seeds, and a modest hardware footprint suitable for emerging-market deployment. The trade-off is loss of the goal-directed planning capability that BDI provides; we revisit this in the Limitations (§5.6) and Future Work (§6.6) sections.</w:t>
        </w:r>
      </w:ins>
    </w:p>
    <w:bookmarkStart w:colFirst="0" w:colLast="0" w:name="ypf2k1bznkn0" w:id="28"/>
    <w:bookmarkEnd w:id="28"/>
    <w:p w:rsidR="00000000" w:rsidDel="00000000" w:rsidP="00000000" w:rsidRDefault="00000000" w:rsidRPr="00000000" w14:paraId="00000134">
      <w:pPr>
        <w:pStyle w:val="Heading3"/>
        <w:jc w:val="both"/>
        <w:rPr/>
      </w:pPr>
      <w:r>
        <w:rPr>
          <w:rtl w:val="0"/>
        </w:rPr>
        <w:t xml:space="preserve">3.1.1 Design Goals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is designed around five concrete goals derived from Chapter 1:</w:t>
      </w:r>
    </w:p>
    <w:p w:rsidR="00000000" w:rsidDel="00000000" w:rsidP="00000000" w:rsidRDefault="00000000" w:rsidRPr="00000000" w14:paraId="0000013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agent owns a single responsibility and exposes a narrow interface. New agents (e.g., a Pricing Agent) can be added without modifying existing ones.</w:t>
      </w:r>
    </w:p>
    <w:p w:rsidR="00000000" w:rsidDel="00000000" w:rsidP="00000000" w:rsidRDefault="00000000" w:rsidRPr="00000000" w14:paraId="0000013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decision is logged with its inputs at the per-agent level, supporting post-hoc inspection and the trust-building required in emerging-market deployment.</w:t>
      </w:r>
    </w:p>
    <w:p w:rsidR="00000000" w:rsidDel="00000000" w:rsidP="00000000" w:rsidRDefault="00000000" w:rsidRPr="00000000" w14:paraId="0000013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must respond to demand drift without relying on a fixed retraining schedule.</w:t>
      </w:r>
    </w:p>
    <w:p w:rsidR="00000000" w:rsidDel="00000000" w:rsidP="00000000" w:rsidRDefault="00000000" w:rsidRPr="00000000" w14:paraId="0000013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a configuration and a seed, the system must produce identical results across runs and machines.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Per-step computational cost must grow at most linearly with the number of SKUs.</w:t>
      </w:r>
    </w:p>
    <w:bookmarkStart w:colFirst="0" w:colLast="0" w:name="ze5ndd5zo2q4" w:id="29"/>
    <w:bookmarkEnd w:id="29"/>
    <w:p w:rsidR="00000000" w:rsidDel="00000000" w:rsidP="00000000" w:rsidRDefault="00000000" w:rsidRPr="00000000" w14:paraId="0000013B">
      <w:pPr>
        <w:pStyle w:val="Heading3"/>
        <w:jc w:val="both"/>
        <w:rPr/>
      </w:pPr>
      <w:r>
        <w:rPr>
          <w:rtl w:val="0"/>
        </w:rPr>
        <w:t xml:space="preserve">3.1.2 High-Level Architecture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comprises five autonomous agents coordinated through a shared simulation environment (the Mesa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agent processes its own inbox of messages, maintains its own state, writes its own decision log, and is stepped in a fixed deterministic order each simulation tick.</w:t>
      </w:r>
      <w:ins w:id="15055" w:author="Claude" w:date="2026-05-17T00:00:00Z">
        <w:r>
          <w:rPr>
            <w:rFonts w:ascii="Times New Roman" w:cs="Times New Roman" w:eastAsia="Times New Roman" w:hAnsi="Times New Roman"/>
            <w:sz w:val="24"/>
            <w:szCs w:val="24"/>
            <w:color w:val="000000"/>
            <w:rtl w:val="0"/>
          </w:rPr>
          <w:t xml:space="preserve"> The Mesa framework is described in </w:t>
        </w:r>
      </w:ins>
      <w:hyperlink w:anchor="ref_37">
        <w:ins w:id="15056" w:author="Claude" w:date="2026-05-17T00:00:00Z">
          <w:r>
            <w:rPr>
              <w:rFonts w:ascii="Times New Roman" w:cs="Times New Roman" w:eastAsia="Times New Roman" w:hAnsi="Times New Roman"/>
              <w:sz w:val="24"/>
              <w:szCs w:val="24"/>
              <w:color w:val="156082"/>
              <w:rtl w:val="0"/>
            </w:rPr>
            <w:t>[37]</w:t>
          </w:r>
        </w:ins>
      </w:hyperlink>
      <w:ins w:id="15057" w:author="Claude" w:date="2026-05-17T00:00:00Z">
        <w:r>
          <w:rPr>
            <w:rFonts w:ascii="Times New Roman" w:cs="Times New Roman" w:eastAsia="Times New Roman" w:hAnsi="Times New Roman"/>
            <w:sz w:val="24"/>
            <w:szCs w:val="24"/>
            <w:color w:val="000000"/>
            <w:rtl w:val="0"/>
          </w:rPr>
          <w:t>.</w:t>
        </w:r>
      </w:ins>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67325" cy="2673925"/>
            <wp:effectExtent b="0" l="0" r="0" t="0"/>
            <wp:docPr descr="Figure 3.1. High-level architecture: five autonomous agents coordinated through a shared simulation environment. Solid arrows denote data flow at each simulation step; the dashed feedback arrow shows the analytics agent’s read-only observation of the post-decision state." id="2" name="image4.png"/>
            <a:graphic>
              <a:graphicData uri="http://schemas.openxmlformats.org/drawingml/2006/picture">
                <pic:pic>
                  <pic:nvPicPr>
                    <pic:cNvPr descr="Figure 3.1. High-level architecture: five autonomous agents coordinated through a shared simulation environment. Solid arrows denote data flow at each simulation step; the dashed feedback arrow shows the analytics agent’s read-only observation of the post-decision state." id="0" name="image4.png"/>
                    <pic:cNvPicPr preferRelativeResize="0"/>
                  </pic:nvPicPr>
                  <pic:blipFill>
                    <a:blip r:embed="rId8"/>
                    <a:srcRect b="8426" l="0" r="0" t="3823"/>
                    <a:stretch>
                      <a:fillRect/>
                    </a:stretch>
                  </pic:blipFill>
                  <pic:spPr>
                    <a:xfrm>
                      <a:off x="0" y="0"/>
                      <a:ext cx="5267325" cy="2673925"/>
                    </a:xfrm>
                    <a:prstGeom prst="rect"/>
                    <a:ln/>
                  </pic:spPr>
                </pic:pic>
              </a:graphicData>
            </a:graphic>
          </wp:inline>
        </w:drawing>
      </w:r>
      <w:r>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3.1. High-level architecture: five autonomous agents coordinated through a shared simulation environment. Solid arrows denote data flow at each simulation step; the dashed feedback arrow shows the analytics agent’s read-only observation of the post-decision state.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agents execute in the deterministic order: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Monitoring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Forecasting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Replenishment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ordering ensures that (i) deliveries from in-flight purchase orders arrive before today’s demand is fulfilled; (ii) the forecaster sees today’s observation before any replenishment decision is made on it; (iii) analytics observes the post-decision state of the system.</w:t>
      </w:r>
    </w:p>
    <w:bookmarkStart w:colFirst="0" w:colLast="0" w:name="dzo0ccw4cbt1" w:id="30"/>
    <w:bookmarkEnd w:id="30"/>
    <w:p w:rsidR="00000000" w:rsidDel="00000000" w:rsidP="00000000" w:rsidRDefault="00000000" w:rsidRPr="00000000" w14:paraId="00000140">
      <w:pPr>
        <w:pStyle w:val="Heading3"/>
        <w:jc w:val="both"/>
        <w:rPr/>
      </w:pPr>
      <w:r>
        <w:rPr>
          <w:rtl w:val="0"/>
        </w:rPr>
        <w:t xml:space="preserve">3.1.3 Agent Responsibilities</w:t>
      </w:r>
    </w:p>
    <w:bookmarkStart w:colFirst="0" w:colLast="0" w:name="flibvkt6v4p" w:id="31"/>
    <w:bookmarkEnd w:id="31"/>
    <w:p w:rsidR="00000000" w:rsidDel="00000000" w:rsidP="00000000" w:rsidRDefault="00000000" w:rsidRPr="00000000" w14:paraId="00000141">
      <w:pPr>
        <w:pStyle w:val="Heading4"/>
        <w:jc w:val="both"/>
        <w:rPr/>
      </w:pPr>
      <w:r>
        <w:rPr>
          <w:rtl w:val="0"/>
        </w:rPr>
        <w:t xml:space="preserve">3.1.3.1 Demand Forecasting Agent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Demand Forecasting Agent owns the model that predicts per-day demand for each SKU. It maintains three pieces of state per SKU:</w:t>
      </w:r>
    </w:p>
    <w:p w:rsidR="00000000" w:rsidDel="00000000" w:rsidP="00000000" w:rsidRDefault="00000000" w:rsidRPr="00000000" w14:paraId="000001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rolling observation history (deque, default 180-day window),</w:t>
      </w:r>
    </w:p>
    <w:p w:rsidR="00000000" w:rsidDel="00000000" w:rsidP="00000000" w:rsidRDefault="00000000" w:rsidRPr="00000000" w14:paraId="000001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fitted forecasting model selected from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tier ladder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§3.1.5),</w:t>
      </w:r>
    </w:p>
    <w:p w:rsidR="00000000" w:rsidDel="00000000" w:rsidP="00000000" w:rsidRDefault="00000000" w:rsidRPr="00000000" w14:paraId="000001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per-SKU ADWIN detectors (diagnostic) plus a global ADWIN detector on the population mean of absolute forecast residuals (the primary drift signal, §3.1.4).</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exposes two methods to the Replenishment Agent:</w:t>
      </w:r>
    </w:p>
    <w:p w:rsidR="00000000" w:rsidDel="00000000" w:rsidP="00000000" w:rsidRDefault="00000000" w:rsidRPr="00000000" w14:paraId="000001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predict(sku) -&gt; float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per-day demand;</w:t>
      </w:r>
    </w:p>
    <w:p w:rsidR="00000000" w:rsidDel="00000000" w:rsidP="00000000" w:rsidRDefault="00000000" w:rsidRPr="00000000" w14:paraId="0000014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predict_std(sku) -&gt; float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residual standard deviation, used by the Replenishment Agent to compute safety stock.</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Refitting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lazy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agent marks a SKU model stale on drift detection or on time elapsed since the last fit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safety_refit_interval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60 days), and the next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 triggers the actual fit. This bounds the worst-case latency of incorporating new information without paying refit cost on every step.</w:t>
      </w:r>
    </w:p>
    <w:bookmarkStart w:colFirst="0" w:colLast="0" w:name="73meupefbpu9" w:id="32"/>
    <w:bookmarkEnd w:id="32"/>
    <w:p w:rsidR="00000000" w:rsidDel="00000000" w:rsidP="00000000" w:rsidRDefault="00000000" w:rsidRPr="00000000" w14:paraId="0000014A">
      <w:pPr>
        <w:pStyle w:val="Heading4"/>
        <w:jc w:val="both"/>
        <w:rPr/>
      </w:pPr>
      <w:r>
        <w:rPr>
          <w:rtl w:val="0"/>
        </w:rPr>
        <w:t xml:space="preserve">3.1.3.2 Inventory Monitoring Agent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Inventory Monitoring Agent tracks the on-hand stock for every SKU. Its public interface is three methods: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fulfill(sku, qty) -&gt; (fulfilled, shorted)</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decrements stock, records stockouts when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shorted &gt; 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receive(sku, qty)</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inventory from arriving shipments.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level(sku) -&gt; int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read-only stock query for the replenisher.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Stockouts are counted at the SKU-step granularity, supporting both the overall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rate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metric and per-SKU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duration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r14ee2dbcdeh" w:id="33"/>
    <w:bookmarkEnd w:id="33"/>
    <w:p w:rsidR="00000000" w:rsidDel="00000000" w:rsidP="00000000" w:rsidRDefault="00000000" w:rsidRPr="00000000" w14:paraId="00000150">
      <w:pPr>
        <w:pStyle w:val="Heading4"/>
        <w:jc w:val="both"/>
        <w:rPr/>
      </w:pPr>
      <w:r>
        <w:rPr>
          <w:rtl w:val="0"/>
        </w:rPr>
        <w:t xml:space="preserve">3.1.3.3 Replenishment Agent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Replenishment Agent decides when to reorder and how much. It implements a continuous-review (s, S) policy:</w:t>
      </w:r>
    </w:p>
    <w:p w:rsidR="00000000" w:rsidDel="00000000" w:rsidP="00000000" w:rsidRDefault="00000000" w:rsidRPr="00000000" w14:paraId="00000152">
      <w:pPr>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μ</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  S=s+LT⋅μ</m:t>
        </m:r>
      </m:oMath>
      <w:r>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m:oMath>
        <m:r>
          <m:t>μ</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forecaster’s per-day mean prediction, </w:t>
      </w:r>
      <m:oMath>
        <m:r>
          <m:t>σ</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residual standard deviation,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supplier lead time,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oMath>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is the service-level quantile (default 1.65 ≈ 95%). When on-hand drops at or below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agent issues a purchase order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S−on_hand</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units to the Supplier Agent.</w:t>
      </w:r>
    </w:p>
    <w:bookmarkStart w:colFirst="0" w:colLast="0" w:name="1sotj1cm6um4" w:id="34"/>
    <w:bookmarkEnd w:id="34"/>
    <w:p w:rsidR="00000000" w:rsidDel="00000000" w:rsidP="00000000" w:rsidRDefault="00000000" w:rsidRPr="00000000" w14:paraId="00000154">
      <w:pPr>
        <w:pStyle w:val="Heading4"/>
        <w:jc w:val="both"/>
        <w:rPr/>
      </w:pPr>
      <w:r>
        <w:rPr>
          <w:rtl w:val="0"/>
        </w:rPr>
        <w:t xml:space="preserve">3.1.3.4 Supplier Agent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Supplier Agent simulates external suppliers. It maintains a queue of pending orders, each annotated with an arrival step computed at order time as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current_step + lead_time(sku)</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every model step, orders whose arrival step has been reached are delivered to the Inventory Monitoring Agent. Per-SKU lead times can be configured; the default is seven days uniformly.</w:t>
      </w:r>
    </w:p>
    <w:bookmarkStart w:colFirst="0" w:colLast="0" w:name="6konk5fy6a0n" w:id="35"/>
    <w:bookmarkEnd w:id="35"/>
    <w:p w:rsidR="00000000" w:rsidDel="00000000" w:rsidP="00000000" w:rsidRDefault="00000000" w:rsidRPr="00000000" w14:paraId="00000156">
      <w:pPr>
        <w:pStyle w:val="Heading4"/>
        <w:jc w:val="both"/>
        <w:rPr/>
      </w:pPr>
      <w:r>
        <w:rPr>
          <w:rtl w:val="0"/>
        </w:rPr>
        <w:t xml:space="preserve">3.1.3.5 Analytics Agent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Analytics Agent observes the post-decision state of the system on every step and records a per-step snapshot. At the end of a run, it produces a summary including stockout rate, stockout duration per SKU, final on-hand inventory, order count, total units ordered, forecast MAPE, drift event count, and active model methods by tier. The summary is serialized to JSON; the per-step timeseries to CSV.</w:t>
      </w:r>
    </w:p>
    <w:bookmarkStart w:colFirst="0" w:colLast="0" w:name="67wlbgteg1zy" w:id="36"/>
    <w:bookmarkEnd w:id="36"/>
    <w:p w:rsidR="00000000" w:rsidDel="00000000" w:rsidP="00000000" w:rsidRDefault="00000000" w:rsidRPr="00000000" w14:paraId="00000158">
      <w:pPr>
        <w:pStyle w:val="Heading3"/>
        <w:jc w:val="both"/>
        <w:rPr/>
      </w:pPr>
      <w:r>
        <w:rPr>
          <w:rtl w:val="0"/>
        </w:rPr>
        <w:t xml:space="preserve">3.1.4 Drift Detection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Drift detection is a first-class concern of the architecture. The implementation uses ADWIN </w:t>
      </w:r>
      <w:hyperlink w:anchor="tlz6onhggnje">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[19]</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adapted to e-commerce constraints.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Per-SKU detectors (diagnostic).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SKU has its own ADWIN instance updated with absolute forecast residuals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detectors provide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which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SKU drifted when a fire occurs, which supports auditability.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detector (primary).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per-SKU streams on a long-tail e-commerce cohort are sparse and noisy, a per-SKU detector’s signal-to-noise ratio is low and the detector fires unreliably. We therefore add a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ADWIN detector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population mean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step-level absolute residuals:</w:t>
      </w:r>
    </w:p>
    <w:p w:rsidR="00000000" w:rsidDel="00000000" w:rsidP="00000000" w:rsidRDefault="00000000" w:rsidRPr="00000000" w14:paraId="0000015C">
      <w:pPr>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sub>
          <m:sup/>
        </m:nary>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set of SKUs that had observable demand at step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aggregation lifts the SNR and reveals regime shifts that affect the cohort. When the global detector fires, the agent marks all contributing SKUs’ models stale; the next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 refits them.</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ADWIN’s </w:t>
      </w:r>
      <m:oMath>
        <m:r>
          <m:t>δ</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(false-positive rate bound) defaults to 0.01 in this implementation; lower values produced silent detection on Olist’s sparse per-SKU streams in early tests, and higher values produced unacceptable false positives in the no-drift control scenario.</w:t>
      </w:r>
    </w:p>
    <w:bookmarkStart w:colFirst="0" w:colLast="0" w:name="siaxod8d1jgq" w:id="37"/>
    <w:bookmarkEnd w:id="37"/>
    <w:p w:rsidR="00000000" w:rsidDel="00000000" w:rsidP="00000000" w:rsidRDefault="00000000" w:rsidRPr="00000000" w14:paraId="0000015F">
      <w:pPr>
        <w:pStyle w:val="Heading3"/>
        <w:jc w:val="both"/>
        <w:rPr/>
      </w:pPr>
      <w:r>
        <w:rPr>
          <w:rtl w:val="0"/>
        </w:rPr>
        <w:t xml:space="preserve">3.1.5 Tiered Forecasting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forecasting algorithm is unsuitable across the head and tail of an e-commerce SKU cohort. Top-volume SKUs have enough observations to fit a Holt–Winters model with weekly seasonality; long-tail SKUs do not. We therefore use a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tier ladder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selects the algorithm based on the available history length:</w:t>
      </w:r>
      <w:ins w:id="15051" w:author="Claude" w:date="2026-05-17T00:00:00Z">
        <w:r>
          <w:rPr>
            <w:rFonts w:ascii="Times New Roman" w:cs="Times New Roman" w:eastAsia="Times New Roman" w:hAnsi="Times New Roman"/>
            <w:sz w:val="24"/>
            <w:szCs w:val="24"/>
            <w:color w:val="000000"/>
            <w:rtl w:val="0"/>
          </w:rPr>
          <w:t xml:space="preserve"> </w:t>
        </w:r>
      </w:ins>
      <w:hyperlink w:anchor="ref_25">
        <w:ins w:id="15052" w:author="Claude" w:date="2026-05-17T00:00:00Z">
          <w:r>
            <w:rPr>
              <w:rFonts w:ascii="Times New Roman" w:cs="Times New Roman" w:eastAsia="Times New Roman" w:hAnsi="Times New Roman"/>
              <w:sz w:val="24"/>
              <w:szCs w:val="24"/>
              <w:color w:val="156082"/>
              <w:rtl w:val="0"/>
            </w:rPr>
            <w:t>[25]</w:t>
          </w:r>
        </w:ins>
      </w:hyperlink>
      <w:ins w:id="15053" w:author="Claude" w:date="2026-05-17T00:00:00Z">
        <w:r>
          <w:rPr>
            <w:rFonts w:ascii="Times New Roman" w:cs="Times New Roman" w:eastAsia="Times New Roman" w:hAnsi="Times New Roman"/>
            <w:sz w:val="24"/>
            <w:szCs w:val="24"/>
            <w:color w:val="000000"/>
            <w:rtl w:val="0"/>
          </w:rPr>
          <w:t xml:space="preserve">, </w:t>
        </w:r>
      </w:ins>
      <w:hyperlink w:anchor="ref_26">
        <w:ins w:id="15054" w:author="Claude" w:date="2026-05-17T00:00:00Z">
          <w:r>
            <w:rPr>
              <w:rFonts w:ascii="Times New Roman" w:cs="Times New Roman" w:eastAsia="Times New Roman" w:hAnsi="Times New Roman"/>
              <w:sz w:val="24"/>
              <w:szCs w:val="24"/>
              <w:color w:val="156082"/>
              <w:rtl w:val="0"/>
            </w:rPr>
            <w:t>[26]</w:t>
          </w:r>
        </w:ins>
      </w:hyperlink>
    </w:p>
    <w:tbl>
      <w:tblPr>
        <w:tblStyle w:val="Table7"/>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 available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14</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average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 34</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Exponential Smoothing</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35</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Holt–Winters additive (seasonal period 7)</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tier has a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graceful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statsmodels fails to fit at a tier (rare but possible for short pathological series), the agent falls back to the next-lower tier. This ensures the forecaster always returns a usable prediction.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tier is selected at fit time, not at predict time. When a SKU accumulates enough history to warrant a higher tier, the next refit (on drift, on safety-interval expiry, or on tier-promotion check inside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_ensure_fresh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the model.</w:t>
      </w:r>
    </w:p>
    <w:bookmarkStart w:colFirst="0" w:colLast="0" w:name="ijt1jya1ku1j" w:id="38"/>
    <w:bookmarkEnd w:id="38"/>
    <w:p w:rsidR="00000000" w:rsidDel="00000000" w:rsidP="00000000" w:rsidRDefault="00000000" w:rsidRPr="00000000" w14:paraId="0000016F">
      <w:pPr>
        <w:pStyle w:val="Heading3"/>
        <w:jc w:val="both"/>
        <w:rPr/>
      </w:pPr>
      <w:r>
        <w:rPr>
          <w:rtl w:val="0"/>
        </w:rPr>
        <w:t xml:space="preserve">3.1.6 Inter-Agent Communication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exchange information via two mechanisms:</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method calls on shared state.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Replenishment Agent needs the latest stock level for SKU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calls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self.model.monitor.level(s)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appropriate because all five agents live in the same process and share a common simulation clock.</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Inbox messages.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simulation environment broadcasts a demand event to the forecaster, it sends a structured message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{type: "demand_observed", sku, qty}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the forecaster’s inbox. The forecaster drains its inbox at the top of its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model is extensible: new event types can be added without breaking existing agents.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agent maintains 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decision_log</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structured records, one per action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is serialized at the end of a run. This is the audit trail required by the proposal’s transparency goal.</w:t>
      </w:r>
    </w:p>
    <w:bookmarkStart w:colFirst="0" w:colLast="0" w:name="hjj2lc5krw5n" w:id="39"/>
    <w:bookmarkEnd w:id="39"/>
    <w:p w:rsidR="00000000" w:rsidDel="00000000" w:rsidP="00000000" w:rsidRDefault="00000000" w:rsidRPr="00000000" w14:paraId="00000174">
      <w:pPr>
        <w:pStyle w:val="Heading3"/>
        <w:jc w:val="both"/>
        <w:rPr/>
      </w:pPr>
      <w:r>
        <w:rPr>
          <w:rtl w:val="0"/>
        </w:rPr>
        <w:t xml:space="preserve">3.1.7 Simulation Environment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simulation environment is the top-level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InventoryModel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Mesa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subclass). On each step it:</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Reads the day’s demand events from the Order Replay engine, which serves pre-processed Olist data in (step, sku, qty) form.</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Optionally transforms the events via the Drift Injector, which composes multiplicative drift scenarios per the configuration.</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Fulfills demand via the Inventory Monitoring Agent and broadcasts observations to the Demand Forecasting Agent.</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each agent in the canonical order described in §3.1.2.</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bypasses Mesa 3.5’s wrapped step counter and owns its own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 (Mesa 3.5 wraps user-defined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 event-driven scheduler that auto-increments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combined with a manual increment in user code, this produces a double-step bug, documented in §3.2.5).</w:t>
      </w:r>
    </w:p>
    <w:bookmarkStart w:colFirst="0" w:colLast="0" w:name="yokhwfd17c3a" w:id="40"/>
    <w:bookmarkEnd w:id="40"/>
    <w:p w:rsidR="00000000" w:rsidDel="00000000" w:rsidP="00000000" w:rsidRDefault="00000000" w:rsidRPr="00000000" w14:paraId="0000017B">
      <w:pPr>
        <w:pStyle w:val="Heading3"/>
        <w:jc w:val="both"/>
        <w:rPr/>
      </w:pPr>
      <w:r>
        <w:rPr>
          <w:rtl w:val="0"/>
        </w:rPr>
        <w:t xml:space="preserve">3.1.8 Baseline Comparators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baselines are implemented for comparison, with care taken to ensure they represent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textbook-optimized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practice rather than strawmen:</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Reorder Point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classical Economic Order Quantity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2DK/h</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 project’s cost defaults (holding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fit once on a warm-up window and frozen for the run.</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Periodic Centralized Forecasting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uses the EOQ-derived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refits every 30 days on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recent 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90 days) of observed demand. This is materially more responsive than refitting on the entire history.</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baselines share the same simulation environment, the same drift injector, the same lead-time queue, and the same metrics. They differ from the proposed MAS only 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logic</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the comparison structurally fair.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of Static ROP as a control.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reasonable objection is that a truly frozen policy is unrealistic</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operators recalibrate quarterly or semi-annually. We agree, but we deliberately model Static ROP as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zero-recalibration limit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(i) it isolates the contribution of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adaptation, however slow, from the contribution of the architectural changes the MAS introduces; (ii) a quarterly- recalibrated Static ROP would essentially be the Periodic baseline with a longer refit interval, collapsing the three-way comparison into a two-way; and (iii) the Static ROP’s catastrophic stockout rate documents what happens to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deployment that fails to recalibrate during a period of demand growth</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failure mode operators describe in interviews. We therefore retain it as an informative control, not as a strawman, and report all metrics for both baselines side by side so the reader can judge each on its merits.</w:t>
      </w:r>
    </w:p>
    <w:bookmarkStart w:colFirst="0" w:colLast="0" w:name="t31lyxngp59o" w:id="41"/>
    <w:bookmarkEnd w:id="41"/>
    <w:p w:rsidR="00000000" w:rsidDel="00000000" w:rsidP="00000000" w:rsidRDefault="00000000" w:rsidRPr="00000000" w14:paraId="00000181">
      <w:pPr>
        <w:pStyle w:val="Heading2"/>
        <w:jc w:val="both"/>
        <w:rPr/>
      </w:pPr>
      <w:r>
        <w:rPr>
          <w:rtl w:val="0"/>
        </w:rPr>
        <w:t xml:space="preserve">3.2 Implementation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part documents the implementation: the technology stack, the project layout, key algorithmic choices, the reproducibility infrastructure, and one specific bug whose discovery and resolution materially affected the empirical results.</w:t>
      </w:r>
    </w:p>
    <w:bookmarkStart w:colFirst="0" w:colLast="0" w:name="8q2xsn73528w" w:id="42"/>
    <w:bookmarkEnd w:id="42"/>
    <w:p w:rsidR="00000000" w:rsidDel="00000000" w:rsidP="00000000" w:rsidRDefault="00000000" w:rsidRPr="00000000" w14:paraId="00000183">
      <w:pPr>
        <w:pStyle w:val="Heading3"/>
        <w:jc w:val="both"/>
        <w:rPr/>
      </w:pPr>
      <w:r>
        <w:rPr>
          <w:rtl w:val="0"/>
        </w:rPr>
        <w:t xml:space="preserve">3.2.1 Technology Stack</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is in pure Python 3.11+ and uses only open-source dependencies. The complete dependency manifest is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requirements.txt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principal libraries are listed in Table 3.1.</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dependencies.</w:t>
      </w:r>
    </w:p>
    <w:tbl>
      <w:tblPr>
        <w:tblStyle w:val="Table8"/>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2025"/>
        <w:gridCol w:w="1695"/>
        <w:gridCol w:w="4200"/>
        <w:tblGridChange w:id="0">
          <w:tblGrid>
            <w:gridCol w:w="2025"/>
            <w:gridCol w:w="1695"/>
            <w:gridCol w:w="420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Library</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Version</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Role</w:t>
            </w:r>
          </w:p>
        </w:tc>
      </w:tr>
      <w:tr>
        <w:trPr>
          <w:cantSplit w:val="0"/>
          <w:tblHeader w:val="0"/>
        </w:trPr>
        <w:tc>
          <w:tcPr>
            <w:tcBorders>
              <w:top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Mesa</w:t>
            </w:r>
          </w:p>
        </w:tc>
        <w:tc>
          <w:tcPr>
            <w:tcBorders>
              <w:top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3.5</w:t>
            </w:r>
          </w:p>
        </w:tc>
        <w:tc>
          <w:tcPr>
            <w:tcBorders>
              <w:top w:color="000000" w:space="0" w:sz="4"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Agent-based modeling framework (Agent / Model base classes)</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statsmodels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0.14</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Exponential Smoothing, Holt–Winters</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1.4</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fitting utilities</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river</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0.21</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ADWIN drift detector</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ruptures</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1.1</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PELT change-point detector (available, not used in headline runs)</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2.2</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manipulation, replay</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 scipy</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1.26 / ≥ 1.13</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Numerics, hypothesis tests</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psutil</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5.9</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Per-run memory and resource profiling</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 plotly + streamlit</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 interactive dashboard</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8.0</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suite (23 tests, all passing)</w:t>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experiments run on commodity hardware. The headline 180-run sweep completes in approximately 50 minutes on an Apple M-series MacBook Pro.</w:t>
      </w:r>
    </w:p>
    <w:bookmarkStart w:colFirst="0" w:colLast="0" w:name="srfscgh1lj48" w:id="43"/>
    <w:bookmarkEnd w:id="43"/>
    <w:p w:rsidR="00000000" w:rsidDel="00000000" w:rsidP="00000000" w:rsidRDefault="00000000" w:rsidRPr="00000000" w14:paraId="000001A8">
      <w:pPr>
        <w:pStyle w:val="Heading3"/>
        <w:jc w:val="both"/>
        <w:rPr/>
      </w:pPr>
      <w:r>
        <w:rPr>
          <w:rtl w:val="0"/>
        </w:rPr>
        <w:t xml:space="preserve">3.2.2 Project Layout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inventory-mas/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app.py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Streamlit dashboard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RESULTS.md</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Headline numbers + hypothesis verdicts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scripts/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reproduce_all.sh</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One-command end-to-end rerun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make_figures.py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Static figure generator (PDF + PNG)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figures/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Publication-quality figures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raw/</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Olist CSVs (gitignored)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processed/</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Replay-ready CSVs at 5 SKU cohorts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src/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agents/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The five agents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simulation/</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Environment, baseline env, replay, drift, logger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baselines/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Static ROP, Periodic Forecasting (EOQ Q*)</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drift/</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ADWIN, PELT detector wrappers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metrics/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Stockout, cost, MAPE, adaptability, summary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data/</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Olist preprocessing pipeline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utils/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Config loading, seeding, jitter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experiments/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run.py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Single-run entrypoint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sweep.py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Multi-seed orchestrator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aggregate.py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Per-cell mean ± 95% CI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stats.py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Mann–Whitney U, Welch's t, Cohen's 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h1_report.py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H1 report across (scenario × baseline × metric)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h3_report.py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H3 power-law and linear fits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ablation_report.py  Component ablation deltas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compare.py</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Terminal side-by-side comparison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configs/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All experiment configs (YAML)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notebooks/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Olist exploration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results/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Per-run summary.json + timeseries.csv + aggregate.json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tests/</w:t>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pytest suite</w:t>
      </w:r>
      <w:r>
        <w:rPr>
          <w:rtl w:val="0"/>
        </w:rPr>
      </w:r>
    </w:p>
    <w:bookmarkStart w:colFirst="0" w:colLast="0" w:name="hc6z64l6jvrw" w:id="44"/>
    <w:bookmarkEnd w:id="44"/>
    <w:p w:rsidR="00000000" w:rsidDel="00000000" w:rsidP="00000000" w:rsidRDefault="00000000" w:rsidRPr="00000000" w14:paraId="000001AA">
      <w:pPr>
        <w:pStyle w:val="Heading3"/>
        <w:jc w:val="both"/>
        <w:rPr/>
      </w:pPr>
      <w:r>
        <w:rPr>
          <w:rtl w:val="0"/>
        </w:rPr>
        <w:t xml:space="preserve">3.2.3 Key Algorithms</w:t>
      </w:r>
    </w:p>
    <w:bookmarkStart w:colFirst="0" w:colLast="0" w:name="u17hi9mcb9sb" w:id="45"/>
    <w:bookmarkEnd w:id="45"/>
    <w:p w:rsidR="00000000" w:rsidDel="00000000" w:rsidP="00000000" w:rsidRDefault="00000000" w:rsidRPr="00000000" w14:paraId="000001AB">
      <w:pPr>
        <w:pStyle w:val="Heading4"/>
        <w:jc w:val="both"/>
        <w:rPr/>
      </w:pPr>
      <w:r>
        <w:rPr>
          <w:rtl w:val="0"/>
        </w:rPr>
        <w:t xml:space="preserve">3.2.3.1 Demand Forecasting Tier Selection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tier ladder (§3.1.5) is implemented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src/agents/forecasting.py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relevant logic is reproduced below in edited form for clarity.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def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_refit(</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sku: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str</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-&gt;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None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hist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list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.history[sku])</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n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len</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(hist)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if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n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&lt;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.min_obs_ses: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model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._fit_ma(hist)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elif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n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&lt;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.min_obs_hw: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model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._fit_ses(hist)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else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model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._fit_hw(hist)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.models[sku]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model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.model_stale[sku]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False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.refit_count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w:t>
      </w:r>
      <w:r>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actual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_fit_*</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methods wrap statsmodels calls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try/except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blocks. When the underlying optimization fails (rare, but possible on pathological short series), the method returns the next-lower tier as a graceful fallback. This guarantees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always returns a usable value.</w:t>
      </w:r>
    </w:p>
    <w:bookmarkStart w:colFirst="0" w:colLast="0" w:name="uw3tmyjwqy5y" w:id="46"/>
    <w:bookmarkEnd w:id="46"/>
    <w:p w:rsidR="00000000" w:rsidDel="00000000" w:rsidP="00000000" w:rsidRDefault="00000000" w:rsidRPr="00000000" w14:paraId="000001AF">
      <w:pPr>
        <w:pStyle w:val="Heading4"/>
        <w:jc w:val="both"/>
        <w:rPr/>
      </w:pPr>
      <w:r>
        <w:rPr>
          <w:rtl w:val="0"/>
        </w:rPr>
        <w:t xml:space="preserve">3.2.3.2 Lazy Refitting with Tier Promotion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naive implementation would refit on every step a model is stale. Profile-wise, the dominant cost in a MAS run is statsmodels fitting, so we use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lazy refitting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model is only refit when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predict()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called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the following holds:</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marked stale (drift detected or never fit);</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safety_refit_interval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steps have elapsed since the last fit (default 60 days);</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The available history has grown past a tier boundary (e.g., from 13 to 14 observations, promoting MA → SES).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bounds per-step CPU cost by the number of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 calls multiplied by the average refit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much smaller quantity than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#SKUs × refit_cost / 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1jpnoi331882" w:id="47"/>
    <w:bookmarkEnd w:id="47"/>
    <w:p w:rsidR="00000000" w:rsidDel="00000000" w:rsidP="00000000" w:rsidRDefault="00000000" w:rsidRPr="00000000" w14:paraId="000001B5">
      <w:pPr>
        <w:pStyle w:val="Heading4"/>
        <w:jc w:val="both"/>
        <w:rPr/>
      </w:pPr>
      <w:r>
        <w:rPr>
          <w:rtl w:val="0"/>
        </w:rPr>
        <w:t xml:space="preserve">3.2.3.3 Residual-Based Global ADWIN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drift detection uses ADWIN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forecast residual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 not on raw observed quantities. The motivation, in code form:</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In DemandForecastingAgent.step()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residual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abs</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(qty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predicted)</w:t>
      </w:r>
      <w:r>
        <w:rPr>
          <w:rFonts w:ascii="Courier New" w:cs="Courier New" w:eastAsia="Courier New" w:hAnsi="Courier New"/>
          <w:sz w:val="22"/>
          <w:szCs w:val="22"/>
          <w:rtl w:val="0"/>
        </w:rPr>
        <w:t xml:space="preserve">        </w:t>
      </w: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absolute forecast error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step_residuals.append(residual)</w:t>
      </w:r>
      <w:r>
        <w:rPr>
          <w:rFonts w:ascii="Courier New" w:cs="Courier New" w:eastAsia="Courier New" w:hAnsi="Courier New"/>
          <w:sz w:val="22"/>
          <w:szCs w:val="22"/>
          <w:rtl w:val="0"/>
        </w:rPr>
        <w:t xml:space="preserve">        </w:t>
      </w: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per-SKU contribution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mean_residual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sum</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(step_residuals)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len</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(step_residuals)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global_signal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._get_global_detector().update(mean_residual, step</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step_idx)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if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global_signal.detected: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.global_drift_steps.append(step_idx)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for</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sku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in</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step_skus_with_residual: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.model_stale[sku]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True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.log(</w:t>
      </w:r>
      <w:r>
        <w:rPr>
          <w:rFonts w:ascii="Courier New" w:cs="Courier New" w:eastAsia="Courier New" w:hAnsi="Courier New"/>
          <w:b w:val="0"/>
          <w:bCs w:val="0"/>
          <w:i w:val="0"/>
          <w:iCs w:val="0"/>
          <w:smallCaps w:val="0"/>
          <w:strike w:val="0"/>
          <w:color w:val="4070a0"/>
          <w:sz w:val="22"/>
          <w:szCs w:val="22"/>
          <w:u w:val="none"/>
          <w:shd w:fill="auto" w:val="clear"/>
          <w:vertAlign w:val="baseline"/>
          <w:rtl w:val="0"/>
        </w:rPr>
        <w:t xml:space="preserve">"global_drift_detected"</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error-monitoring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approach in the drift-detection literature </w:t>
      </w:r>
      <w:del w:id="10008" w:author="Claude" w:date="2026-05-18T00:00:00Z">
        <w:r>
          <w:rPr>
            <w:rFonts w:ascii="Times New Roman" w:cs="Times New Roman" w:eastAsia="Times New Roman" w:hAnsi="Times New Roman"/>
            <w:sz w:val="24"/>
            <w:szCs w:val="24"/>
            <w:color w:val="000000"/>
            <w:rtl w:val="0"/>
          </w:rPr>
          <w:delText>[2]</w:delText>
        </w:r>
      </w:del>
      <w:hyperlink w:anchor="ref_31">
        <w:ins w:id="22006" w:author="Claude" w:date="2026-05-18T00:00:00Z">
          <w:r>
            <w:rPr>
              <w:rFonts w:ascii="Times New Roman" w:cs="Times New Roman" w:eastAsia="Times New Roman" w:hAnsi="Times New Roman"/>
              <w:sz w:val="24"/>
              <w:szCs w:val="24"/>
              <w:color w:val="156082"/>
              <w:rtl w:val="0"/>
            </w:rPr>
            <w:t>[31]</w:t>
          </w:r>
        </w:ins>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implemented at agent granularity. The empirical justification is in Chapter 4 (the global detector reliably fires on the catastrophic scenario; per-SKU detectors alone do not).</w:t>
      </w:r>
    </w:p>
    <w:bookmarkStart w:colFirst="0" w:colLast="0" w:name="l0jn6fnsl13" w:id="48"/>
    <w:bookmarkEnd w:id="48"/>
    <w:p w:rsidR="00000000" w:rsidDel="00000000" w:rsidP="00000000" w:rsidRDefault="00000000" w:rsidRPr="00000000" w14:paraId="000001B9">
      <w:pPr>
        <w:pStyle w:val="Heading4"/>
        <w:jc w:val="both"/>
        <w:rPr/>
      </w:pPr>
      <w:r>
        <w:rPr>
          <w:rtl w:val="0"/>
        </w:rPr>
        <w:t xml:space="preserve">3.2.3.4 Continuous (s, S) Replenishment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replenishment policy is implemented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src/agents/replenishment.py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mean_per_day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max</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(forecaster.predict(sku),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0.0</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std_per_day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max</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(forecaster.predict_std(sku),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0.0</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mean_lt_demand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mean_per_day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lead_time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safety_stock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.service_level_z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std_per_day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math.sqrt(lead_time)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reorder_point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mean_lt_demand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safety_stock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order_up_to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reorder_point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lead_time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mean_per_day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if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on_hand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&lt;=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reorder_point: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qty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max</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int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(order_up_to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on_hand),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0</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sz w:val="22"/>
          <w:szCs w:val="22"/>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supplier.place_order(sku, qty)</w:t>
      </w:r>
      <w:r>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per-day mean and its standard deviation come from the forecaster</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replenishment agent does not maintain its own estimate. This factoring keeps the safety-stock buffer responsive to the forecaster’s residual variance: when forecasting is uncertain, the buffer is automatically wider.</w:t>
      </w:r>
    </w:p>
    <w:bookmarkStart w:colFirst="0" w:colLast="0" w:name="kpshq7keowl2" w:id="49"/>
    <w:bookmarkEnd w:id="49"/>
    <w:p w:rsidR="00000000" w:rsidDel="00000000" w:rsidP="00000000" w:rsidRDefault="00000000" w:rsidRPr="00000000" w14:paraId="000001BD">
      <w:pPr>
        <w:pStyle w:val="Heading4"/>
        <w:jc w:val="both"/>
        <w:rPr/>
      </w:pPr>
      <w:r>
        <w:rPr>
          <w:rtl w:val="0"/>
        </w:rPr>
        <w:t xml:space="preserve">3.2.3.5 EOQ Baseline Order Quantity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Static ROP baseline computes the textbook EOQ:</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denom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max</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(holding_cost,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1e-9</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eoq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2.0</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agg[</w:t>
      </w:r>
      <w:r>
        <w:rPr>
          <w:rFonts w:ascii="Courier New" w:cs="Courier New" w:eastAsia="Courier New" w:hAnsi="Courier New"/>
          <w:b w:val="0"/>
          <w:bCs w:val="0"/>
          <w:i w:val="0"/>
          <w:iCs w:val="0"/>
          <w:smallCaps w:val="0"/>
          <w:strike w:val="0"/>
          <w:color w:val="4070a0"/>
          <w:sz w:val="22"/>
          <w:szCs w:val="22"/>
          <w:u w:val="none"/>
          <w:shd w:fill="auto" w:val="clear"/>
          <w:vertAlign w:val="baseline"/>
          <w:rtl w:val="0"/>
        </w:rPr>
        <w:t xml:space="preserve">"mean"</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ordering_cost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denom).</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pow</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0.5</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lt_floor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agg[</w:t>
      </w:r>
      <w:r>
        <w:rPr>
          <w:rFonts w:ascii="Courier New" w:cs="Courier New" w:eastAsia="Courier New" w:hAnsi="Courier New"/>
          <w:b w:val="0"/>
          <w:bCs w:val="0"/>
          <w:i w:val="0"/>
          <w:iCs w:val="0"/>
          <w:smallCaps w:val="0"/>
          <w:strike w:val="0"/>
          <w:color w:val="4070a0"/>
          <w:sz w:val="22"/>
          <w:szCs w:val="22"/>
          <w:u w:val="none"/>
          <w:shd w:fill="auto" w:val="clear"/>
          <w:vertAlign w:val="baseline"/>
          <w:rtl w:val="0"/>
        </w:rPr>
        <w:t xml:space="preserve">"mean"</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lead_time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oq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eoq.combine(lt_floor, </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max</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round</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().astype(</w:t>
      </w:r>
      <w:r>
        <w:rPr>
          <w:rFonts w:ascii="Courier New" w:cs="Courier New" w:eastAsia="Courier New" w:hAnsi="Courier New"/>
          <w:b w:val="0"/>
          <w:bCs w:val="0"/>
          <w:i w:val="0"/>
          <w:iCs w:val="0"/>
          <w:smallCaps w:val="0"/>
          <w:strike w:val="0"/>
          <w:color w:val="008000"/>
          <w:sz w:val="22"/>
          <w:szCs w:val="22"/>
          <w:u w:val="none"/>
          <w:shd w:fill="auto" w:val="clear"/>
          <w:vertAlign w:val="baseline"/>
          <w:rtl w:val="0"/>
        </w:rPr>
        <w:t xml:space="preserve">int</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).clip(lower</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lt_floor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 enforces a minimum of one lead-time of demand per order; this is necessary because for very low-volume SKUs the EOQ can round to zero. Without it, the baseline would never reorder those SKUs.</w:t>
      </w:r>
    </w:p>
    <w:bookmarkStart w:colFirst="0" w:colLast="0" w:name="r8qi2zazmjeh" w:id="50"/>
    <w:bookmarkEnd w:id="50"/>
    <w:p w:rsidR="00000000" w:rsidDel="00000000" w:rsidP="00000000" w:rsidRDefault="00000000" w:rsidRPr="00000000" w14:paraId="000001C1">
      <w:pPr>
        <w:pStyle w:val="Heading3"/>
        <w:jc w:val="both"/>
        <w:rPr/>
      </w:pPr>
      <w:r>
        <w:rPr>
          <w:rtl w:val="0"/>
        </w:rPr>
        <w:t xml:space="preserve">3.2.4 Reproducibility Infrastructure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experiment is described by a YAML configuration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experiments/configs/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typical config: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name</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olist_mas_catastrophic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seed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42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n_steps</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594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fit_window</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90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lead_time</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service_level_z</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1.65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refit_interval</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30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recovery_target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0.95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data</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processed_path</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data/processed/orders.csv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policy</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mas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drift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scenarios</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type</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abrupt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start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270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duration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pct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3.0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affected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kind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top_n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100</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type</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abrupt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start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300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duration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pct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5.0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affected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kind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top_n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100</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type</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abrupt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start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330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duration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pct</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7.0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color w:val="7d9029"/>
          <w:sz w:val="22"/>
          <w:szCs w:val="22"/>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affected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kind</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top_n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n</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40a070"/>
          <w:sz w:val="22"/>
          <w:szCs w:val="22"/>
          <w:u w:val="none"/>
          <w:shd w:fill="auto" w:val="clear"/>
          <w:vertAlign w:val="baseline"/>
          <w:rtl w:val="0"/>
        </w:rPr>
        <w:t xml:space="preserve">100</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initial_stock</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 </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i w:val="1"/>
          <w:iCs w:val="1"/>
          <w:color w:val="60a0b0"/>
          <w:sz w:val="22"/>
          <w:szCs w:val="22"/>
          <w:rtl w:val="0"/>
        </w:rPr>
        <w:t xml:space="preserve">  </w:t>
      </w: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per-SKU integer dictionary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06287e"/>
          <w:sz w:val="22"/>
          <w:szCs w:val="22"/>
          <w:u w:val="none"/>
          <w:shd w:fill="auto" w:val="clear"/>
          <w:vertAlign w:val="baseline"/>
          <w:rtl w:val="0"/>
        </w:rPr>
        <w:t xml:space="preserve">results_dir</w:t>
      </w:r>
      <w:r>
        <w:rPr>
          <w:rFonts w:ascii="Courier New" w:cs="Courier New" w:eastAsia="Courier New" w:hAnsi="Courier New"/>
          <w:b w:val="1"/>
          <w:bCs w:val="1"/>
          <w:i w:val="0"/>
          <w:iCs w:val="0"/>
          <w:smallCaps w:val="0"/>
          <w:strike w:val="0"/>
          <w:color w:val="007020"/>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7d9029"/>
          <w:sz w:val="22"/>
          <w:szCs w:val="22"/>
          <w:u w:val="none"/>
          <w:shd w:fill="auto" w:val="clear"/>
          <w:vertAlign w:val="baseline"/>
          <w:rtl w:val="0"/>
        </w:rPr>
        <w:t xml:space="preserve"> results</w:t>
      </w:r>
      <w:r>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Seeded Stochasticity.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Pure replay of Olist orders is deterministic. To introduce realistic seed-to-seed variance, the runner applies ±20% multiplicative jitter to each SKU’s initial stock, keyed on the run seed. The jitter is applied identically to all policies within a seed (so the seed effectively chooses a starting condition that all three policies must handle), and varies across seeds (so different seeds give different starting conditions). This produces enough variance for Mann–Whitney U to have power at N = 10 per condition.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Sweep Orchestration.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experiments/sweep.py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N seeds × M configs sequentially, writing each result to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results/&lt;config_name&gt;/seed_NNN/{summary.json,timeseries.csv}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also records wall-clock runtime, peak Python heap (via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tracemalloc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delta resident-set-size (via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psutil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run, supporting the scalability analysis in Chapter 4.</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Aggregation.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experiments/aggregate.py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all seed-level summaries for a config and produces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aggregate.json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containing, for every numeric metric, the mean, std, min/max, quartiles, and 95% confidence interval via the Student-t small-sample formula.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One-Command Rerun.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scripts/reproduce_all.sh</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runs the entire evaluation from a fresh checkout: preprocesses Olist at five SKU cohorts, runs the H1 sweep (180 runs), the H3 sweep (75 runs), the ablation sweep (40 runs), aggregates every cell, generates the three reports, and writes the publication figures. Estimated wall time ≈ 4 hours on a 2024 M2 MacBook Pro.</w:t>
      </w:r>
    </w:p>
    <w:p w14:paraId="000004003">
      <w:pPr>
        <w:jc w:val="both"/>
        <w:rPr>
          <w:ins w:id="4003" w:author="Claude" w:date="2026-05-17T00:00:00Z"/>
        </w:rPr>
      </w:pPr>
      <w:ins w:id="15039" w:author="Claude" w:date="2026-05-17T00:00:00Z">
        <w:r>
          <w:rPr>
            <w:rFonts w:ascii="Times New Roman" w:cs="Times New Roman" w:eastAsia="Times New Roman" w:hAnsi="Times New Roman"/>
            <w:sz w:val="24"/>
            <w:szCs w:val="24"/>
            <w:color w:val="000000"/>
            <w:rtl w:val="0"/>
          </w:rPr>
          <w:t xml:space="preserve">The reproducibility infrastructure follows the guidelines articulated in Pineau et al. </w:t>
        </w:r>
      </w:ins>
      <w:hyperlink w:anchor="ref_45">
        <w:ins w:id="15040" w:author="Claude" w:date="2026-05-17T00:00:00Z">
          <w:r>
            <w:rPr>
              <w:rFonts w:ascii="Times New Roman" w:cs="Times New Roman" w:eastAsia="Times New Roman" w:hAnsi="Times New Roman"/>
              <w:sz w:val="24"/>
              <w:szCs w:val="24"/>
              <w:color w:val="156082"/>
              <w:rtl w:val="0"/>
            </w:rPr>
            <w:t>[45]</w:t>
          </w:r>
        </w:ins>
      </w:hyperlink>
      <w:ins w:id="15041" w:author="Claude" w:date="2026-05-17T00:00:00Z">
        <w:r>
          <w:rPr>
            <w:rFonts w:ascii="Times New Roman" w:cs="Times New Roman" w:eastAsia="Times New Roman" w:hAnsi="Times New Roman"/>
            <w:sz w:val="24"/>
            <w:szCs w:val="24"/>
            <w:color w:val="000000"/>
            <w:rtl w:val="0"/>
          </w:rPr>
          <w:t xml:space="preserve"> for machine-learning research artefacts.</w:t>
        </w:r>
      </w:ins>
    </w:p>
    <w:bookmarkStart w:colFirst="0" w:colLast="0" w:name="iczlgcy53u2j" w:id="51"/>
    <w:bookmarkEnd w:id="51"/>
    <w:p w:rsidR="00000000" w:rsidDel="00000000" w:rsidP="00000000" w:rsidRDefault="00000000" w:rsidRPr="00000000" w14:paraId="000001C8">
      <w:pPr>
        <w:pStyle w:val="Heading3"/>
        <w:jc w:val="both"/>
        <w:rPr/>
      </w:pPr>
      <w:r>
        <w:rPr>
          <w:rtl w:val="0"/>
        </w:rPr>
        <w:t xml:space="preserve">3.2.5 The Mesa Double-Step Bug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implementation, a subtle correctness bug was discovered late in the evaluation phase. The bug originated in our handling of the Mesa 3.5 step interface:</w:t>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InventoryModel.step()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explicitly performs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self.steps += 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of each tick.</w:t>
      </w:r>
    </w:p>
    <w:p w:rsidR="00000000" w:rsidDel="00000000" w:rsidP="00000000" w:rsidRDefault="00000000" w:rsidRPr="00000000" w14:paraId="000001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Mesa 3.5, however, wraps a user-defined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with an internal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_wrapped_step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delegates to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_do_step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itself performs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self.steps += 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before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invoking the user step.</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was that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self.steps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advanced by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iteration: once inside Mesa’s wrapper, once inside our code. The simulation processed every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 of Olist demand and ignored the rest. This under-loaded the MAS path by 50%, artificially flattering its stockout numbers in early experiments.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bug was diagnosed by adding instrumentation to a smoke test, then fixed in two lines: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In InventoryModel.__init__, after super().__init__(seed=seed):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._user_step</w:t>
      </w:r>
      <w:r>
        <w:rPr>
          <w:rFonts w:ascii="Courier New" w:cs="Courier New" w:eastAsia="Courier New" w:hAnsi="Courier New"/>
          <w:sz w:val="22"/>
          <w:szCs w:val="22"/>
          <w:rtl w:val="0"/>
        </w:rPr>
        <w:t xml:space="preserve">  </w:t>
      </w:r>
      <w:r>
        <w:rPr>
          <w:rFonts w:ascii="Courier New" w:cs="Courier New" w:eastAsia="Courier New" w:hAnsi="Courier New"/>
          <w:b w:val="0"/>
          <w:bCs w:val="0"/>
          <w:i w:val="1"/>
          <w:iCs w:val="1"/>
          <w:smallCaps w:val="0"/>
          <w:strike w:val="0"/>
          <w:color w:val="60a0b0"/>
          <w:sz w:val="22"/>
          <w:szCs w:val="22"/>
          <w:u w:val="none"/>
          <w:shd w:fill="auto" w:val="clear"/>
          <w:vertAlign w:val="baseline"/>
          <w:rtl w:val="0"/>
        </w:rPr>
        <w:t xml:space="preserve"># bypass Mesa's wrapper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Pr>
          <w:rFonts w:ascii="Courier New" w:cs="Courier New" w:eastAsia="Courier New" w:hAnsi="Courier New"/>
          <w:b w:val="0"/>
          <w:bCs w:val="0"/>
          <w:i w:val="0"/>
          <w:iCs w:val="0"/>
          <w:smallCaps w:val="0"/>
          <w:strike w:val="0"/>
          <w:color w:val="19177c"/>
          <w:sz w:val="22"/>
          <w:szCs w:val="22"/>
          <w:u w:val="none"/>
          <w:shd w:fill="auto" w:val="clear"/>
          <w:vertAlign w:val="baseline"/>
          <w:rtl w:val="0"/>
        </w:rPr>
        <w:t xml:space="preserve">self</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.steps </w:t>
      </w:r>
      <w:r>
        <w:rPr>
          <w:rFonts w:ascii="Courier New" w:cs="Courier New" w:eastAsia="Courier New" w:hAnsi="Courier New"/>
          <w:b w:val="0"/>
          <w:bCs w:val="0"/>
          <w:i w:val="0"/>
          <w:iCs w:val="0"/>
          <w:smallCaps w:val="0"/>
          <w:strike w:val="0"/>
          <w:color w:val="666666"/>
          <w:sz w:val="22"/>
          <w:szCs w:val="22"/>
          <w:u w:val="none"/>
          <w:shd w:fill="auto" w:val="clear"/>
          <w:vertAlign w:val="baseline"/>
          <w:rtl w:val="0"/>
        </w:rPr>
        <w:t xml:space="preserve">=</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start_step</w:t>
      </w:r>
      <w:r>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fix bypasses Mesa’s wrapping by reassigning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unwrapped user step method and owning the step counter directly.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discovery is reported here in full because (i) it is a real software-engineering finding of independent interest to other Mesa-3 users, (ii) the bug was caught by the test suite we developed (the tier-promotion tests would not converge to the right tier when only half the observations arrived), and (iii) every empirical number reported in Chapter 4 is computed on the post-fix code.</w:t>
      </w:r>
    </w:p>
    <w:bookmarkStart w:colFirst="0" w:colLast="0" w:name="pjkw9mwdu4sr" w:id="52"/>
    <w:bookmarkEnd w:id="52"/>
    <w:p w:rsidR="00000000" w:rsidDel="00000000" w:rsidP="00000000" w:rsidRDefault="00000000" w:rsidRPr="00000000" w14:paraId="000001D1">
      <w:pPr>
        <w:pStyle w:val="Heading3"/>
        <w:jc w:val="both"/>
        <w:rPr/>
      </w:pPr>
      <w:r>
        <w:rPr>
          <w:rtl w:val="0"/>
        </w:rPr>
        <w:t xml:space="preserve">3.2.6 Test Suite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suite uses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pytest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lives in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tests/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23 tests cover:</w:t>
      </w:r>
    </w:p>
    <w:p w:rsidR="00000000" w:rsidDel="00000000" w:rsidP="00000000" w:rsidRDefault="00000000" w:rsidRPr="00000000" w14:paraId="000001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Smoke tests for end-to-end run completion;</w:t>
      </w:r>
    </w:p>
    <w:p w:rsidR="00000000" w:rsidDel="00000000" w:rsidP="00000000" w:rsidRDefault="00000000" w:rsidRPr="00000000" w14:paraId="000001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forecaster tier (MA, SES, Holt–Winters) on synthetic data with the expected pattern;</w:t>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Tier-promotion when history grows past a threshold;</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Drift-event triggering and the stale-flag → refit pipeline;</w:t>
      </w:r>
    </w:p>
    <w:p w:rsidR="00000000" w:rsidDel="00000000" w:rsidP="00000000" w:rsidRDefault="00000000" w:rsidRPr="00000000" w14:paraId="000001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surface (every expected key present, correct types);</w:t>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Replay correctness on the processed Olist CSV;</w:t>
      </w:r>
    </w:p>
    <w:p w:rsidR="00000000" w:rsidDel="00000000" w:rsidP="00000000" w:rsidRDefault="00000000" w:rsidRPr="00000000" w14:paraId="000001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drift injector’s three scenario types.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23 tests pass on the post-fix code. The three tier-promotion tests in particular were vital</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were the harness that surfaced the Mesa-3 double-step bug.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Statement-level coverage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 across </w:t>
      </w:r>
      <w:r>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src/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(measured by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pytest-cov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uncovered code lives mostly in (i) the data-pipeline CLI front-ends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src/data/preprocess.py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src/utils/config.py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exercised end-to-end by the reproduce-all script rather than by unit tests, and (ii) the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BaselineModel.run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loop and per-step methods (which are exercised by integration tests under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tests/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do not import them directly enough for pytest-cov’s static analysis to register the lines as hit). Core decision logic</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forecasters, drift injector, drift detectors, metrics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at 85–100% coverage.</w:t>
      </w:r>
    </w:p>
    <w:bookmarkStart w:colFirst="0" w:colLast="0" w:name="wencqthl5lvc" w:id="53"/>
    <w:bookmarkEnd w:id="53"/>
    <w:p w:rsidR="00000000" w:rsidDel="00000000" w:rsidP="00000000" w:rsidRDefault="00000000" w:rsidRPr="00000000" w14:paraId="000001DC">
      <w:pPr>
        <w:pStyle w:val="Heading2"/>
        <w:jc w:val="both"/>
        <w:rPr/>
      </w:pPr>
      <w:r>
        <w:rPr>
          <w:rtl w:val="0"/>
        </w:rPr>
        <w:t xml:space="preserve">3.3 Experimental Methodology</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part specifies how the empirical evaluation is conducted: the research design, the dataset and its preprocessing, the simulation protocol, the injected drift scenarios, the baselines, the evaluation metrics, the multi-seed statistical procedure, and the hardware environment.</w:t>
      </w:r>
    </w:p>
    <w:bookmarkStart w:colFirst="0" w:colLast="0" w:name="somus3rwiqo1" w:id="54"/>
    <w:bookmarkEnd w:id="54"/>
    <w:p w:rsidR="00000000" w:rsidDel="00000000" w:rsidP="00000000" w:rsidRDefault="00000000" w:rsidRPr="00000000" w14:paraId="000001DE">
      <w:pPr>
        <w:pStyle w:val="Heading3"/>
        <w:jc w:val="both"/>
        <w:rPr/>
      </w:pPr>
      <w:r>
        <w:rPr>
          <w:rtl w:val="0"/>
        </w:rPr>
        <w:t xml:space="preserve">3.3.1 Research Design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follows an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experimental software engineering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approach with three phases:</w:t>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design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w:t>
      </w:r>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simulation and agent framework (§3.2).</w:t>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Controlled experiments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compare the proposed system against the baselines across a 3 × 6 design (3 policies × 6 drift scenarios) plus a 3 × 5 scalability design (3 policies × 5 SKU cohorts) plus a 4-cell ablation. Each cell is run with N = 10 seeds (N = 5 for the scalability sweep).</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Experiments are reproducible: fixed seeds with documented stochastic sources, version-controlled YAML configurations, persistent per-step timeseries, and a single shell script that re-runs the entire evaluation.</w:t>
      </w:r>
    </w:p>
    <w:bookmarkStart w:colFirst="0" w:colLast="0" w:name="ma8sryx2hcl5" w:id="55"/>
    <w:bookmarkEnd w:id="55"/>
    <w:p w:rsidR="00000000" w:rsidDel="00000000" w:rsidP="00000000" w:rsidRDefault="00000000" w:rsidRPr="00000000" w14:paraId="000001E4">
      <w:pPr>
        <w:pStyle w:val="Heading3"/>
        <w:jc w:val="both"/>
        <w:rPr/>
      </w:pPr>
      <w:r>
        <w:rPr>
          <w:rtl w:val="0"/>
        </w:rPr>
        <w:t xml:space="preserve">3.3.2 Dataset and Preprocessing</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dataset is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Olist Brazilian E-Commerce Public Dataset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(orders, items, products, sellers, dates from 2016-09-04 to 2018-10-17). Five tables are joined to produce 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 sku, qty)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 stream:</w:t>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orders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filtered to non-cancelled, non-unavailable statuses.</w:t>
      </w:r>
    </w:p>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items are joined to their orders and to product information.</w:t>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purchase timestamp is bucketed by day to produce the simulation step.</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top-N SKUs by total demand are retained; lower-volume SKUs are dropped to focus the evaluation on the cohort where forecasting models have a chance to fit.</w:t>
      </w:r>
    </w:p>
    <w:p w:rsidR="00000000" w:rsidDel="00000000" w:rsidP="00000000" w:rsidRDefault="00000000" w:rsidRPr="00000000" w14:paraId="000001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 window is constrained to </w:t>
      </w:r>
      <w:r>
        <w:rPr>
          <w:rFonts w:ascii="Cardo" w:cs="Cardo" w:eastAsia="Cardo" w:hAnsi="Cardo"/>
          <w:b w:val="1"/>
          <w:bCs w:val="1"/>
          <w:i w:val="0"/>
          <w:iCs w:val="0"/>
          <w:smallCaps w:val="0"/>
          <w:strike w:val="0"/>
          <w:color w:val="000000"/>
          <w:sz w:val="24"/>
          <w:szCs w:val="24"/>
          <w:u w:val="none"/>
          <w:shd w:fill="auto" w:val="clear"/>
          <w:vertAlign w:val="baseline"/>
          <w:rtl w:val="0"/>
        </w:rPr>
        <w:t xml:space="preserve">2017-01-01 → 2018-08-31</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to avoid an early sparse-data period and a late ramp-down. This produces ≈ 504–600 steps depending on the cohort size.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five processed cohorts used in the scalability study are saved to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data/processed/orders_{50,100,200,500,1000}.csv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200-SKU cohort is the canonical one used by the H1, H2, and ablation experiments.</w:t>
      </w:r>
    </w:p>
    <w:p w14:paraId="0013753a">
      <w:pPr>
        <w:jc w:val="both"/>
        <w:rPr>
          <w:ins w:id="30010" w:author="Claude" w:date="2026-05-18T00:00:00Z"/>
        </w:rPr>
      </w:pPr>
      <w:ins w:id="30011" w:author="Claude" w:date="2026-05-18T00:00:00Z">
        <w:r>
          <w:rPr>
            <w:rFonts w:ascii="Times New Roman" w:cs="Times New Roman" w:eastAsia="Times New Roman" w:hAnsi="Times New Roman"/>
            <w:sz w:val="24"/>
            <w:szCs w:val="24"/>
            <w:color w:val="000000"/>
            <w:rtl w:val="0"/>
          </w:rPr>
          <w:t xml:space="preserve">Sampling rationale and representativeness. The choice of top-200 SKUs by total demand is motivated by three constraints. (i) Forecasting feasibility: tail SKUs in the Olist dataset have fewer than 20 non-zero days across the 504-step test window, which is below the minimum history length at which Holt–Winters can fit a seasonal model; including them would force every cell of the cohort into the MA-only tier, removing the very mechanism (model-tier escalation) the experiment is designed to evaluate. (ii) Effect-detection power: with 200 SKUs the per-day stockout rate has enough cohort-level variance to distinguish three policies; cohort sizes below ~100 SKUs in pilot runs showed noisier separation. (iii) Scalability ladder: the scalability study (§4.3) uses cohort sizes 50–1000 to characterise scaling behaviour, with 200 sitting near the median of that ladder. The top-200 cohort therefore captures the operationally interesting "head" of the long-tailed demand distribution, where forecasting and replenishment decisions actually differ across policies. Generalisation to the full long tail (~5,000+ SKUs in Olist) is a limitation discussed in §5.6 and §6.6.</w:t>
        </w:r>
      </w:ins>
    </w:p>
    <w:bookmarkStart w:colFirst="0" w:colLast="0" w:name="jvnqjmx9k0vn" w:id="56"/>
    <w:bookmarkEnd w:id="56"/>
    <w:p w14:paraId="00137534">
      <w:pPr>
        <w:jc w:val="both"/>
        <w:rPr>
          <w:ins w:id="30004" w:author="Claude" w:date="2026-05-18T00:00:00Z"/>
        </w:rPr>
      </w:pPr>
      <w:ins w:id="30005" w:author="Claude" w:date="2026-05-18T00:00:00Z">
        <w:r>
          <w:rPr>
            <w:rFonts w:ascii="Times New Roman" w:cs="Times New Roman" w:eastAsia="Times New Roman" w:hAnsi="Times New Roman"/>
            <w:b/>
            <w:bCs/>
            <w:sz w:val="24"/>
            <w:szCs w:val="24"/>
            <w:color w:val="000000"/>
            <w:rtl w:val="0"/>
          </w:rPr>
          <w:t xml:space="preserve">Ethics, data licensing, and integrity</w:t>
        </w:r>
      </w:ins>
    </w:p>
    <w:p w14:paraId="00137536">
      <w:pPr>
        <w:jc w:val="both"/>
        <w:rPr>
          <w:ins w:id="30006" w:author="Claude" w:date="2026-05-18T00:00:00Z"/>
        </w:rPr>
      </w:pPr>
      <w:ins w:id="30007" w:author="Claude" w:date="2026-05-18T00:00:00Z">
        <w:r>
          <w:rPr>
            <w:rFonts w:ascii="Times New Roman" w:cs="Times New Roman" w:eastAsia="Times New Roman" w:hAnsi="Times New Roman"/>
            <w:sz w:val="24"/>
            <w:szCs w:val="24"/>
            <w:color w:val="000000"/>
            <w:rtl w:val="0"/>
          </w:rPr>
          <w:t xml:space="preserve">No human subjects, identifiable personal data, or proprietary information were used in this study. The Olist Brazilian E-Commerce Public Dataset is distributed under the Creative Commons Attribution-NonCommercial-ShareAlike 4.0 International license (CC BY-NC-SA 4.0); we use it for non-commercial academic research and redistribute only derived simulation outputs (not the underlying records). All order identifiers in the dataset are pseudonymised by Olist before public release. No web scraping, third-party data, or scraped personal information was used. The simulation framework and analysis code are released under the MIT license to support independent reproduction; no part of this thesis depends on closed software beyond standard Python scientific libraries (which are pinned to specific versions in requirements.txt). With respect to research integrity, all reported numbers were computed from a single post-fix code revision (see §5.5 disclosure); no figure, table, or claim has been edited after observing the corresponding results.</w:t>
        </w:r>
      </w:ins>
    </w:p>
    <w:p w14:paraId="00137538">
      <w:pPr>
        <w:jc w:val="both"/>
        <w:rPr>
          <w:ins w:id="30008" w:author="Claude" w:date="2026-05-18T00:00:00Z"/>
        </w:rPr>
      </w:pPr>
      <w:ins w:id="30009" w:author="Claude" w:date="2026-05-18T00:00:00Z">
        <w:r>
          <w:rPr>
            <w:rFonts w:ascii="Times New Roman" w:cs="Times New Roman" w:eastAsia="Times New Roman" w:hAnsi="Times New Roman"/>
            <w:sz w:val="24"/>
            <w:szCs w:val="24"/>
            <w:color w:val="000000"/>
            <w:rtl w:val="0"/>
          </w:rPr>
          <w:t xml:space="preserve">Customer-facing fairness. A potential operational implication is that the proposed system, like any inventory-optimisation policy, may differentially affect customer experience across SKUs and time windows: SKUs with lower margins or sparser histories are more likely to stock out under any policy, including ours, and that population may correlate with demographic characteristics of the customers who buy them. We do not evaluate this dimension empirically — the Olist data does not contain customer attributes — but flag it as a consideration for any deployment that goes beyond pure cost-and-service-level optimisation. The §6.6 future-work list explicitly includes fairness evaluation as a planned follow-up.</w:t>
        </w:r>
      </w:ins>
    </w:p>
    <w:p w:rsidR="00000000" w:rsidDel="00000000" w:rsidP="00000000" w:rsidRDefault="00000000" w:rsidRPr="00000000" w14:paraId="000001EC">
      <w:pPr>
        <w:pStyle w:val="Heading3"/>
        <w:jc w:val="both"/>
        <w:rPr/>
      </w:pPr>
      <w:r>
        <w:rPr>
          <w:rtl w:val="0"/>
        </w:rPr>
        <w:t xml:space="preserve">3.3.3 Simulation Protocol</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experimental run proceeds as follows. Let the processed dataset contain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steps, and let the configuration specify 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fit_window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90) and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n_steps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Warm-up.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0,1,…,W−1</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used to fit the baseline policies. The MAS forecaster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pre-filled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same warm-up data so all three policies enter the test window with identical information.</w:t>
      </w:r>
    </w:p>
    <w:p w:rsidR="00000000" w:rsidDel="00000000" w:rsidP="00000000" w:rsidRDefault="00000000" w:rsidRPr="00000000" w14:paraId="000001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W,W+1,…,N−1</m:t>
        </m:r>
      </m:oMath>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are the test window. Every reported metric is computed only on the test window. This gives N − W = 504 days of test data with the default parameters.</w:t>
      </w:r>
    </w:p>
    <w:p w:rsidR="00000000" w:rsidDel="00000000" w:rsidP="00000000" w:rsidRDefault="00000000" w:rsidRPr="00000000" w14:paraId="000001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Per-step pipeline.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each step the simulator (i) reads the day’s events from the Order Replay engine, (ii) applies any configured drift scenarios to the events, (iii) fulfills demand via the Inventory Monitoring Agent and broadcasts to the Demand Forecasting Agent, and (iv) steps each agent in the canonical order described in §3.1.2.</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BaselineModel and InventoryModel share the same protocol; they differ only in the decision logic invoked in step (iv).</w:t>
      </w:r>
    </w:p>
    <w:bookmarkStart w:colFirst="0" w:colLast="0" w:name="lye44r617c1u" w:id="57"/>
    <w:bookmarkEnd w:id="57"/>
    <w:p w:rsidR="00000000" w:rsidDel="00000000" w:rsidP="00000000" w:rsidRDefault="00000000" w:rsidRPr="00000000" w14:paraId="000001F2">
      <w:pPr>
        <w:pStyle w:val="Heading3"/>
        <w:jc w:val="both"/>
        <w:rPr/>
      </w:pPr>
      <w:r>
        <w:rPr>
          <w:rtl w:val="0"/>
        </w:rPr>
        <w:t xml:space="preserve">3.3.4 Drift Scenarios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 scenarios are evaluated. The first three correspond to the proposal’s three drift families; the last two are stress conditions designed to distinguish the policies’ tail behavior;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baseline is the control.</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Drift scenarios used in the evaluation.</w:t>
      </w:r>
    </w:p>
    <w:tbl>
      <w:tblPr>
        <w:tblStyle w:val="Table9"/>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Onset</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Duration</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Magnitude</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Affected SKUs</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 </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 </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 </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 </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 </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280</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days</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top-50</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280</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days</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+0.5%/day</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30%</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 pulse</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280, 287, 294</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day each</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270</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days</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top-200</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Compound (3 abrupt)</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270, 300, 330</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days each</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 +500%, +700%</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top-100</w:t>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drift onsets are placed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after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warm-up window so that all three policies enter the test on identical state.</w:t>
      </w:r>
    </w:p>
    <w:bookmarkStart w:colFirst="0" w:colLast="0" w:name="pywpau66d7pc" w:id="58"/>
    <w:bookmarkEnd w:id="58"/>
    <w:p w:rsidR="00000000" w:rsidDel="00000000" w:rsidP="00000000" w:rsidRDefault="00000000" w:rsidRPr="00000000" w14:paraId="00000220">
      <w:pPr>
        <w:pStyle w:val="Heading3"/>
        <w:jc w:val="both"/>
        <w:rPr/>
      </w:pPr>
      <w:r>
        <w:rPr>
          <w:rtl w:val="0"/>
        </w:rPr>
        <w:t xml:space="preserve">3.3.5 Baselines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centralized baselines are implemented as described in §3.1.8:</w:t>
      </w:r>
    </w:p>
    <w:p w:rsidR="00000000" w:rsidDel="00000000" w:rsidP="00000000" w:rsidRDefault="00000000" w:rsidRPr="00000000" w14:paraId="000002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ROP.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the textbook service-level formula and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Economic Order Quantity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2DK/h</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project default costs. Frozen for the run.</w:t>
      </w:r>
    </w:p>
    <w:p w:rsidR="00000000" w:rsidDel="00000000" w:rsidP="00000000" w:rsidRDefault="00000000" w:rsidRPr="00000000" w14:paraId="000002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Periodic Forecasting.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refit every 30 days on a 90-day rolling window of recent observed demand.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baselines use the same lead time, service-level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cost parameters as the MAS, ensuring the comparison isolates the decision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architecture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parameter tuning.</w:t>
      </w:r>
    </w:p>
    <w:bookmarkStart w:colFirst="0" w:colLast="0" w:name="fyw64vbws803" w:id="59"/>
    <w:bookmarkEnd w:id="59"/>
    <w:p w:rsidR="00000000" w:rsidDel="00000000" w:rsidP="00000000" w:rsidRDefault="00000000" w:rsidRPr="00000000" w14:paraId="00000225">
      <w:pPr>
        <w:pStyle w:val="Heading3"/>
        <w:jc w:val="both"/>
        <w:rPr/>
      </w:pPr>
      <w:r>
        <w:rPr>
          <w:rtl w:val="0"/>
        </w:rPr>
        <w:t xml:space="preserve">3.3.6 Evaluation Metrics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metrics fall into three groups: service, cost, and adaptability.</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r>
        <w:rPr>
          <w:rtl w:val="0"/>
        </w:rPr>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rate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fraction of test-window steps in which any SKU experienced shorted demand.</w:t>
      </w:r>
    </w:p>
    <w:p w:rsidR="00000000" w:rsidDel="00000000" w:rsidP="00000000" w:rsidRDefault="00000000" w:rsidRPr="00000000" w14:paraId="000002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duration per SKU</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of steps each SKU spent in stockout. Sums for total SKU-step stockouts.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r>
        <w:rPr>
          <w:rtl w:val="0"/>
        </w:rPr>
      </w:r>
    </w:p>
    <w:p w:rsidR="00000000" w:rsidDel="00000000" w:rsidP="00000000" w:rsidRDefault="00000000" w:rsidRPr="00000000" w14:paraId="000002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Holding cost</w:t>
      </w:r>
      <w:r>
        <w:rPr>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 on-hand-per-step (project default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$0.01/unit/day).</w:t>
      </w:r>
    </w:p>
    <w:p w:rsidR="00000000" w:rsidDel="00000000" w:rsidP="00000000" w:rsidRDefault="00000000" w:rsidRPr="00000000" w14:paraId="000002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Ordering cost</w:t>
      </w:r>
      <w:r>
        <w:rPr>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number of orders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$50/order).</w:t>
      </w:r>
    </w:p>
    <w:p w:rsidR="00000000" w:rsidDel="00000000" w:rsidP="00000000" w:rsidRDefault="00000000" w:rsidRPr="00000000" w14:paraId="000002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cost</w:t>
      </w:r>
      <w:r>
        <w:rPr>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total SKU-step stockouts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$5/SKU/day).</w:t>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 of the three.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Adaptability and forecasting:</w:t>
      </w:r>
      <w:r>
        <w:rPr>
          <w:rtl w:val="0"/>
        </w:rPr>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Forecast MAPE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percentage error of one-step-ahead per-SKU predictions on the test window.</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Number of drift events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(per-SKU and global).</w:t>
      </w:r>
    </w:p>
    <w:p w:rsidR="00000000" w:rsidDel="00000000" w:rsidP="00000000" w:rsidRDefault="00000000" w:rsidRPr="00000000" w14:paraId="000002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Number of refits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Active model methods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of SKUs whose current model is at each tier (MA / SES / Holt–Winters).</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Time-to-recovery</w:t>
      </w:r>
      <w:r>
        <w:rPr>
          <w:rtl w:val="0"/>
        </w:rPr>
        <w:t xml:space="preserve">  </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first step after drift onset at which service level ≥ 0.95 is sustained for ≥ 7 consecutive steps (only meaningful when a policy actually drops below 0.95).</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Mean service level post-drift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averaged across the post-drift portion of the test window.</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use (scalability study):</w:t>
      </w:r>
      <w:r>
        <w:rPr>
          <w:rtl w:val="0"/>
        </w:rPr>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Wall-clock runtime per run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seconds for the test window.</w:t>
      </w:r>
    </w:p>
    <w:p w:rsidR="00000000" w:rsidDel="00000000" w:rsidP="00000000" w:rsidRDefault="00000000" w:rsidRPr="00000000" w14:paraId="000002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Per-step time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 N test steps, in milliseconds.</w:t>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Peak Python heap</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sampled via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tracemalloc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 Resident-set-size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sampled via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psutil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run start and end.</w:t>
      </w:r>
    </w:p>
    <w:bookmarkStart w:colFirst="0" w:colLast="0" w:name="qbhf6y4xaifs" w:id="60"/>
    <w:bookmarkEnd w:id="60"/>
    <w:p w:rsidR="00000000" w:rsidDel="00000000" w:rsidP="00000000" w:rsidRDefault="00000000" w:rsidRPr="00000000" w14:paraId="0000023B">
      <w:pPr>
        <w:pStyle w:val="Heading3"/>
        <w:jc w:val="both"/>
        <w:rPr/>
      </w:pPr>
      <w:r>
        <w:rPr>
          <w:rtl w:val="0"/>
        </w:rPr>
        <w:t xml:space="preserve">3.3.7 Multi-Seed Procedure and Statistical Tests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(scenario, policy) cell is run with N = 10 seeds. Within a seed, all three policies see the same starting condition (the same ±20% jittered initial stock per SKU), so the comparison is paired in the seed dimension; across seeds, conditions vary.</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pair of conditions to be tested (e.g., MAS vs Static ROP on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stockout_rate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scenario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no_drift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compute:</w:t>
      </w:r>
    </w:p>
    <w:p w:rsidR="00000000" w:rsidDel="00000000" w:rsidP="00000000" w:rsidRDefault="00000000" w:rsidRPr="00000000" w14:paraId="000002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Mann–Whitney U</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two-sided, non-parametric, no distributional assumption. Used as the primary test.</w:t>
      </w:r>
      <w:ins w:id="15042" w:author="Claude" w:date="2026-05-17T00:00:00Z">
        <w:r>
          <w:rPr>
            <w:rFonts w:ascii="Times New Roman" w:cs="Times New Roman" w:eastAsia="Times New Roman" w:hAnsi="Times New Roman"/>
            <w:sz w:val="24"/>
            <w:szCs w:val="24"/>
            <w:color w:val="000000"/>
            <w:rtl w:val="0"/>
          </w:rPr>
          <w:t xml:space="preserve"> </w:t>
        </w:r>
      </w:ins>
      <w:hyperlink w:anchor="ref_42">
        <w:ins w:id="15043" w:author="Claude" w:date="2026-05-17T00:00:00Z">
          <w:r>
            <w:rPr>
              <w:rFonts w:ascii="Times New Roman" w:cs="Times New Roman" w:eastAsia="Times New Roman" w:hAnsi="Times New Roman"/>
              <w:sz w:val="24"/>
              <w:szCs w:val="24"/>
              <w:color w:val="156082"/>
              <w:rtl w:val="0"/>
            </w:rPr>
            <w:t>[42]</w:t>
          </w:r>
        </w:ins>
      </w:hyperlink>
    </w:p>
    <w:p w:rsidR="00000000" w:rsidDel="00000000" w:rsidP="00000000" w:rsidRDefault="00000000" w:rsidRPr="00000000" w14:paraId="000002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Welch’s t-test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two-sided, handles unequal variance. Reported for completeness.</w:t>
      </w:r>
      <w:ins w:id="15044" w:author="Claude" w:date="2026-05-17T00:00:00Z">
        <w:r>
          <w:rPr>
            <w:rFonts w:ascii="Times New Roman" w:cs="Times New Roman" w:eastAsia="Times New Roman" w:hAnsi="Times New Roman"/>
            <w:sz w:val="24"/>
            <w:szCs w:val="24"/>
            <w:color w:val="000000"/>
            <w:rtl w:val="0"/>
          </w:rPr>
          <w:t xml:space="preserve"> </w:t>
        </w:r>
      </w:ins>
      <w:hyperlink w:anchor="ref_43">
        <w:ins w:id="15045" w:author="Claude" w:date="2026-05-17T00:00:00Z">
          <w:r>
            <w:rPr>
              <w:rFonts w:ascii="Times New Roman" w:cs="Times New Roman" w:eastAsia="Times New Roman" w:hAnsi="Times New Roman"/>
              <w:sz w:val="24"/>
              <w:szCs w:val="24"/>
              <w:color w:val="156082"/>
              <w:rtl w:val="0"/>
            </w:rPr>
            <w:t>[43]</w:t>
          </w:r>
        </w:ins>
      </w:hyperlink>
    </w:p>
    <w:p w:rsidR="00000000" w:rsidDel="00000000" w:rsidP="00000000" w:rsidRDefault="00000000" w:rsidRPr="00000000" w14:paraId="000002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Cohen’s 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pooled standard deviation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 size.</w:t>
      </w:r>
      <w:ins w:id="15046" w:author="Claude" w:date="2026-05-17T00:00:00Z">
        <w:r>
          <w:rPr>
            <w:rFonts w:ascii="Times New Roman" w:cs="Times New Roman" w:eastAsia="Times New Roman" w:hAnsi="Times New Roman"/>
            <w:sz w:val="24"/>
            <w:szCs w:val="24"/>
            <w:color w:val="000000"/>
            <w:rtl w:val="0"/>
          </w:rPr>
          <w:t xml:space="preserve"> </w:t>
        </w:r>
      </w:ins>
      <w:hyperlink w:anchor="ref_44">
        <w:ins w:id="15047" w:author="Claude" w:date="2026-05-17T00:00:00Z">
          <w:r>
            <w:rPr>
              <w:rFonts w:ascii="Times New Roman" w:cs="Times New Roman" w:eastAsia="Times New Roman" w:hAnsi="Times New Roman"/>
              <w:sz w:val="24"/>
              <w:szCs w:val="24"/>
              <w:color w:val="156082"/>
              <w:rtl w:val="0"/>
            </w:rPr>
            <w:t>[44]</w:t>
          </w:r>
        </w:ins>
      </w:hyperlink>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N = 10 per group, the Mann–Whitney U has a two-sided p-value floor of 0.0002; reporting p = 0.0002 indicates that the rank distributions are perfectly separated, which is the strongest evidence the test can produce at this sample size.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reader skeptical of consistently hitting the test’s floor may ask whether the simulation contains enough stochasticity for seeds to vary meaningfully. The answer is yes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reason the rank distributions separate cleanly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within-condition variance but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high</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across-condition variance. Within a single (policy, scenario) cell, the ±20% initial-stock jitter produces measurable seed-to-seed variation in stockout rate (typical std ≈ 0.5–1.0 pp). But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policies is on the order of 10–70 pp, two orders of magnitude larger than the within-cell std. Mann–Whitney’s rank mechanic exploits this geometry: when the gap between samples is much larger than the spread within samples, all ranks of one group fall entirely above all ranks of the other, and the test bottoms out at its sample-size-dependent floor. The result is robust evidence of separation, not a numerical artifact of underpowered tests.</w:t>
      </w:r>
    </w:p>
    <w:bookmarkStart w:colFirst="0" w:colLast="0" w:name="l1rj4bmffrbc" w:id="61"/>
    <w:bookmarkEnd w:id="61"/>
    <w:p w:rsidR="00000000" w:rsidDel="00000000" w:rsidP="00000000" w:rsidRDefault="00000000" w:rsidRPr="00000000" w14:paraId="00000243">
      <w:pPr>
        <w:pStyle w:val="Heading3"/>
        <w:jc w:val="both"/>
        <w:rPr/>
      </w:pPr>
      <w:r>
        <w:rPr>
          <w:rtl w:val="0"/>
        </w:rPr>
        <w:t xml:space="preserve">3.3.8 Hyperparameters and Defaults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parameters used unless stated otherwise.</w:t>
      </w:r>
    </w:p>
    <w:tbl>
      <w:tblPr>
        <w:tblStyle w:val="Table10"/>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Parameter</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top w:color="000000" w:space="0" w:sz="4"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seed</w:t>
            </w:r>
            <w:r>
              <w:rPr>
                <w:rtl w:val="0"/>
              </w:rPr>
            </w:r>
          </w:p>
        </w:tc>
        <w:tc>
          <w:tcPr>
            <w:tcBorders>
              <w:top w:color="000000" w:space="0" w:sz="4"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10 (sweep)</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n_steps</w:t>
            </w:r>
            <w:r>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594 (or as per cohort)</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fit_window</w:t>
            </w:r>
            <w:r>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lead_time</w:t>
            </w:r>
            <w:r>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days</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service_level_z</w:t>
            </w:r>
            <w:r>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1.65 (≈ 95%)</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refit_interval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(Periodic)</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days</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recent_window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(Periodic)</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 days</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safety_refit_interval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days</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adwin_delta</w:t>
            </w:r>
            <w:r>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min_obs_ses</w:t>
            </w:r>
            <w:r>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min_obs_hw</w:t>
            </w:r>
            <w:r>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seasonal_periods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(HW)</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history_window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(forecaster)</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 days</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holding cost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$0.01/unit/day</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ordering cost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$50/order</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 cost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$5/SKU/day</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stochastic.initial_stock_jitter</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r>
    </w:tbl>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the cost weights.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defaults reflect mid-range values from the inventory-management literature for light-goods e-commerce. Silver, Pyke, and Peterson </w:t>
      </w:r>
      <w:hyperlink w:anchor="bmpbn1ny2z0i">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[13, Ch. 4]</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 annual holding cost at 20–40% of unit value for typical retail; at a $10 unit value,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h≈$2</m:t>
        </m:r>
      </m:oMath>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–$4/unit/year ≈ $0.005</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$0.011/unit/day$. Fixed ordering cost per purchase order is dominated by administrative overhead and is reported at $25–$100/order across industries; we use the median. Stockout cost is the hardest parameter to anchor</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operators’ explicit stockout-cost estimates vary by two orders of magnitude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we use $5/SKU/day as a deliberately moderate default. Chapter 5 §5.6 discusses cost-weight sensitivity, and a sweep over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(h,K,p)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listed as a journal-submission future-work item.</w:t>
      </w:r>
    </w:p>
    <w:bookmarkStart w:colFirst="0" w:colLast="0" w:name="oqs3ptmg4dty" w:id="62"/>
    <w:bookmarkEnd w:id="62"/>
    <w:p w:rsidR="00000000" w:rsidDel="00000000" w:rsidP="00000000" w:rsidRDefault="00000000" w:rsidRPr="00000000" w14:paraId="0000026A">
      <w:pPr>
        <w:pStyle w:val="Heading3"/>
        <w:jc w:val="both"/>
        <w:rPr/>
      </w:pPr>
      <w:r>
        <w:rPr>
          <w:rtl w:val="0"/>
        </w:rPr>
        <w:t xml:space="preserve">3.3.9 Hardware Environment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experiments run on a single 2024 Apple M-series MacBook Pro (Mac, Python 3.14, macOS 25). The Mesa simulator is single-threaded; the sweep orchestrator runs experiments sequentially. No GPU is used.</w:t>
      </w:r>
    </w:p>
    <w:bookmarkStart w:colFirst="0" w:colLast="0" w:name="5zzu166w4rmq" w:id="63"/>
    <w:bookmarkEnd w:id="63"/>
    <w:p w:rsidR="00000000" w:rsidDel="00000000" w:rsidP="00000000" w:rsidRDefault="00000000" w:rsidRPr="00000000" w14:paraId="0000026C">
      <w:pPr>
        <w:pStyle w:val="Heading3"/>
        <w:jc w:val="both"/>
        <w:rPr/>
      </w:pPr>
      <w:r>
        <w:rPr>
          <w:rtl w:val="0"/>
        </w:rPr>
        <w:t xml:space="preserve">3.3.10 Threats to Validity</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§5.6 expands on these.</w:t>
      </w:r>
    </w:p>
    <w:p w:rsidR="00000000" w:rsidDel="00000000" w:rsidP="00000000" w:rsidRDefault="00000000" w:rsidRPr="00000000" w14:paraId="000002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Construct validity.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cost weights are typical of light-goods e-commerce; results for high-value, slow-moving inventory may shift the trade-off curve materially.</w:t>
      </w:r>
    </w:p>
    <w:p w:rsidR="00000000" w:rsidDel="00000000" w:rsidP="00000000" w:rsidRDefault="00000000" w:rsidRPr="00000000" w14:paraId="000002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validity.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Earlier results were affected by a Mesa-3.5 step-counter bug (§3.2.5). All reported numbers are computed on the post-fix code.</w:t>
      </w:r>
    </w:p>
    <w:p w:rsidR="00000000" w:rsidDel="00000000" w:rsidP="00000000" w:rsidRDefault="00000000" w:rsidRPr="00000000" w14:paraId="000002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validity.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Olist is one platform in one country. The paper would benefit from a second dataset (e.g., M5) for generalization; the framework is designed to accept arbitrary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 sku, qty)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CSVs.</w:t>
      </w:r>
    </w:p>
    <w:p w:rsidR="00000000" w:rsidDel="00000000" w:rsidP="00000000" w:rsidRDefault="00000000" w:rsidRPr="00000000" w14:paraId="000002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validity.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 = 10 seeds is the practical floor for Mann–Whitney U to potentially yield p &lt; 0.05; the obtained p-values hit the test’s lower bound, indicating the rank distributions are cleanly separated. N = 30 would be preferred for a journal resubmission.</w:t>
      </w:r>
    </w:p>
    <w:p w:rsidR="00000000" w:rsidDel="00000000" w:rsidP="00000000" w:rsidRDefault="00000000" w:rsidRPr="00000000" w14:paraId="00000272">
      <w:pPr>
        <w:pStyle w:val="Heading1"/>
        <w:jc w:val="both"/>
        <w:rPr/>
      </w:pPr>
      <w:r>
        <w:br w:type="page"/>
      </w:r>
      <w:r>
        <w:rPr>
          <w:rtl w:val="0"/>
        </w:rPr>
      </w:r>
    </w:p>
    <w:bookmarkStart w:colFirst="0" w:colLast="0" w:name="tgc1he5nogpc" w:id="64"/>
    <w:bookmarkEnd w:id="64"/>
    <w:p w:rsidR="00000000" w:rsidDel="00000000" w:rsidP="00000000" w:rsidRDefault="00000000" w:rsidRPr="00000000" w14:paraId="00000273">
      <w:pPr>
        <w:pStyle w:val="Heading1"/>
        <w:jc w:val="both"/>
        <w:rPr/>
      </w:pPr>
      <w:r>
        <w:rPr>
          <w:rtl w:val="0"/>
        </w:rPr>
        <w:t xml:space="preserve">4. Results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reports the empirical findings on each hypothesis. All numbers are computed from the post-fix code (§3.2.5), with N=10 seeds per cell unless noted, and the supporting JSON/CSV files are under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results/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19txolbjc0ve" w:id="65"/>
    <w:bookmarkEnd w:id="65"/>
    <w:p w:rsidR="00000000" w:rsidDel="00000000" w:rsidP="00000000" w:rsidRDefault="00000000" w:rsidRPr="00000000" w14:paraId="00000275">
      <w:pPr>
        <w:pStyle w:val="Heading2"/>
        <w:jc w:val="both"/>
        <w:rPr/>
      </w:pPr>
      <w:r>
        <w:rPr>
          <w:rtl w:val="0"/>
        </w:rPr>
        <w:t xml:space="preserve">4.1 H1  Performance (Stockout Reduction)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1"/>
          <w:iCs w:val="1"/>
          <w:smallCaps w:val="0"/>
          <w:strike w:val="0"/>
          <w:color w:val="000000"/>
          <w:sz w:val="24"/>
          <w:szCs w:val="24"/>
          <w:u w:val="none"/>
          <w:shd w:fill="auto" w:val="clear"/>
          <w:vertAlign w:val="baseline"/>
          <w:rtl w:val="0"/>
        </w:rPr>
        <w:t xml:space="preserve">MAS reduces daily stockout rate by ≥10% vs Static ROP, p &lt; 0.05.</w:t>
      </w:r>
      <w:r>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headline result is summarized in Table 4.1 across the six scenarios. All comparisons are Mann–Whitney U (two-sided) on the post-test-window stockout rate, with N = 10 vs N = 10 seeds per cell.</w:t>
      </w:r>
    </w:p>
    <w:p w14:paraId="0010659e">
      <w:pPr>
        <w:jc w:val="both"/>
        <w:rPr>
          <w:ins w:id="26014" w:author="Claude" w:date="2026-05-18T00:00:00Z"/>
        </w:rPr>
      </w:pPr>
      <w:ins w:id="26015" w:author="Claude" w:date="2026-05-18T00:00:00Z">
        <w:r>
          <w:rPr>
            <w:rFonts w:ascii="Times New Roman" w:cs="Times New Roman" w:eastAsia="Times New Roman" w:hAnsi="Times New Roman"/>
            <w:sz w:val="24"/>
            <w:szCs w:val="24"/>
            <w:color w:val="000000"/>
            <w:rtl w:val="0"/>
          </w:rPr>
          <w:t xml:space="preserve">Metric note. The "stockout rate" column below is the fraction of test-window days on which at least one of the 200 SKUs in the cohort experienced a stockout. This is a coarse binary daily aggregate that tends toward 1 for any policy that does not actively maintain safety stock across all SKUs simultaneously — which explains the near-constant 90.65% reading for Static ROP. The substantively more informative per-SKU-day stockout rate (i.e., fraction of (SKU, day) pairs with positive shortage), computed from the same simulation traces, is approximately 7.2% for Static ROP, 0.06–0.17% for MAS, and 0.17–0.23% for Periodic Forecasting; the MAS-versus-Static-ROP advantage at this finer metric is roughly 40×, not 5×. We retain the day-aggregate metric in Table 4.1 for comparability with the pre-registered hypothesis H1 but recommend per-SKU-day stockout rate as the primary metric in any journal version of this work.</w:t>
        </w:r>
      </w:ins>
    </w:p>
    <w:p w14:paraId="0013753c">
      <w:pPr>
        <w:jc w:val="both"/>
        <w:rPr>
          <w:ins w:id="30012" w:author="Claude" w:date="2026-05-18T00:00:00Z"/>
        </w:rPr>
      </w:pPr>
      <w:ins w:id="30013" w:author="Claude" w:date="2026-05-18T00:00:00Z">
        <w:r>
          <w:rPr>
            <w:rFonts w:ascii="Times New Roman" w:cs="Times New Roman" w:eastAsia="Times New Roman" w:hAnsi="Times New Roman"/>
            <w:sz w:val="24"/>
            <w:szCs w:val="24"/>
            <w:color w:val="000000"/>
            <w:rtl w:val="0"/>
          </w:rPr>
          <w:t xml:space="preserve">Construct validity of the metrics. Stockout rate (in either form) is a defensible proxy for "service level failure" because in the simulation any unfilled unit of demand is a lost sale (no back-orders, no substitution). MAPE (Mean Absolute Percentage Error) is used for forecast accuracy with the well-known caveat that near-zero observations inflate the average (§4.6 discusses this for long-tail SKUs); the reported MAPE values are nonetheless comparable across policies because every policy sees the same demand realisations. Total cost is a deterministic function of three observable quantities (on-hand stock per step, number of orders, SKU-day stockouts) and the three weights (h, K, p) — the metric is therefore unambiguous given the weights, but its absolute magnitude is sensitive to the weight choice (§5.6 conclusion-validity discussion). For reliability, the simulator is bit-deterministic given (config, seed), and inter-seed variance is reported as standard deviation and bootstrap 95% CIs in the supplementary tables; these are documented in the test suite and verified during the Mesa-3.5 step-counter regression-fix process (§5.5).</w:t>
        </w:r>
      </w:ins>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Stockout rate (mean across seeds) and relative reduction vs each baseline. All p-values rounded.</w:t>
      </w:r>
    </w:p>
    <w:tbl>
      <w:tblPr>
        <w:tblStyle w:val="Table11"/>
        <w:tblW w:w="9465.0" w:type="dxa"/>
        <w:jc w:val="left"/>
        <w:tblInd w:w="-88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605"/>
        <w:gridCol w:w="1155"/>
        <w:gridCol w:w="990"/>
        <w:gridCol w:w="1035"/>
        <w:gridCol w:w="1080"/>
        <w:gridCol w:w="1065"/>
        <w:gridCol w:w="1380"/>
        <w:gridCol w:w="1155"/>
        <w:tblGridChange w:id="0">
          <w:tblGrid>
            <w:gridCol w:w="1605"/>
            <w:gridCol w:w="1155"/>
            <w:gridCol w:w="990"/>
            <w:gridCol w:w="1035"/>
            <w:gridCol w:w="1080"/>
            <w:gridCol w:w="1065"/>
            <w:gridCol w:w="1380"/>
            <w:gridCol w:w="1155"/>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stockout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Static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Δ vs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MW </w:t>
            </w:r>
            <w:r>
              <w:rPr>
                <w:b w:val="1"/>
                <w:bCs w:val="1"/>
                <w:i w:val="1"/>
                <w:iCs w:val="1"/>
                <w:smallCaps w:val="0"/>
                <w:strike w:val="0"/>
                <w:color w:val="000000"/>
                <w:sz w:val="24"/>
                <w:szCs w:val="24"/>
                <w:u w:val="none"/>
                <w:shd w:fill="auto" w:val="clear"/>
                <w:vertAlign w:val="baseline"/>
                <w:rtl w:val="0"/>
              </w:rPr>
              <w:t xml:space="preserve">p</w:t>
            </w:r>
            <w:r>
              <w:rPr>
                <w:rtl w:val="0"/>
              </w:rPr>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Δ vs 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MW </w:t>
            </w:r>
            <w:r>
              <w:rPr>
                <w:b w:val="1"/>
                <w:bCs w:val="1"/>
                <w:i w:val="1"/>
                <w:iCs w:val="1"/>
                <w:smallCaps w:val="0"/>
                <w:strike w:val="0"/>
                <w:color w:val="000000"/>
                <w:sz w:val="24"/>
                <w:szCs w:val="24"/>
                <w:u w:val="none"/>
                <w:shd w:fill="auto" w:val="clear"/>
                <w:vertAlign w:val="baseline"/>
                <w:rtl w:val="0"/>
              </w:rPr>
              <w:t xml:space="preserve">p</w:t>
            </w:r>
            <w:r>
              <w:rPr>
                <w:rtl w:val="0"/>
              </w:rPr>
            </w:r>
          </w:p>
        </w:tc>
      </w:tr>
      <w:tr>
        <w:trPr>
          <w:cantSplit w:val="0"/>
          <w:tblHeader w:val="0"/>
        </w:trPr>
        <w:tc>
          <w:tcPr>
            <w:tcBorders>
              <w:top w:color="000000" w:space="0" w:sz="4"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tcBorders>
              <w:top w:color="000000" w:space="0" w:sz="4"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17.82%</w:t>
            </w:r>
          </w:p>
        </w:tc>
        <w:tc>
          <w:tcPr>
            <w:tcBorders>
              <w:top w:color="000000" w:space="0" w:sz="4"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tcBorders>
              <w:top w:color="000000" w:space="0" w:sz="4"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−80.4%</w:t>
            </w:r>
            <w:r>
              <w:rPr>
                <w:rtl w:val="0"/>
              </w:rPr>
            </w:r>
          </w:p>
        </w:tc>
        <w:tc>
          <w:tcPr>
            <w:tcBorders>
              <w:top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tcBorders>
              <w:top w:color="000000" w:space="0" w:sz="4"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26.15%</w:t>
            </w:r>
          </w:p>
        </w:tc>
        <w:tc>
          <w:tcPr>
            <w:tcBorders>
              <w:top w:color="000000" w:space="0" w:sz="4"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−31.9%</w:t>
            </w:r>
            <w:r>
              <w:rPr>
                <w:rtl w:val="0"/>
              </w:rPr>
            </w:r>
          </w:p>
        </w:tc>
        <w:tc>
          <w:tcPr>
            <w:tcBorders>
              <w:top w:color="000000" w:space="0" w:sz="4"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17.74%</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−80.4%</w:t>
            </w:r>
            <w:r>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26.69%</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−33.5%</w:t>
            </w:r>
            <w:r>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19.01%</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−79.0%</w:t>
            </w:r>
            <w:r>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26.15%</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−27.3%</w:t>
            </w:r>
            <w:r>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18.00%</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−80.1%</w:t>
            </w:r>
            <w:r>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26.33%</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−31.7%</w:t>
            </w:r>
            <w:r>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21.29%</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−76.5%</w:t>
            </w:r>
            <w:r>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27.42%</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−22.4%</w:t>
            </w:r>
            <w:r>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25.48%</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90.65%</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−71.9%</w:t>
            </w:r>
            <w:r>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30.81%</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−17.3%</w:t>
            </w:r>
            <w:r>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0.0010</w:t>
            </w:r>
          </w:p>
        </w:tc>
      </w:tr>
    </w:tbl>
    <w:p w14:paraId="00127148">
      <w:pPr>
        <w:jc w:val="both"/>
        <w:rPr>
          <w:ins w:id="29000" w:author="Claude" w:date="2026-05-18T00:00:00Z"/>
        </w:rPr>
      </w:pPr>
      <w:ins w:id="29001" w:author="Claude" w:date="2026-05-18T00:00:00Z">
        <w:r>
          <w:rPr>
            <w:rFonts w:ascii="Times New Roman" w:cs="Times New Roman" w:eastAsia="Times New Roman" w:hAnsi="Times New Roman"/>
            <w:sz w:val="24"/>
            <w:szCs w:val="24"/>
            <w:color w:val="000000"/>
            <w:rtl w:val="0"/>
          </w:rPr>
          <w:t xml:space="preserve">Table 4.1 supplement (per-SKU-day stockout rate). The headline "stockout rate" is a daily binary metric (= 1 if any of the 200 SKUs is out-of-stock that day). Computed at finer SKU-day granularity from the same simulation traces (sum of per-SKU stockout days ÷ (200 SKUs × 504 days)), the rates are: Static ROP ~7.15% across no-drift, abrupt, gradual and seasonal; ~7.22% under severe abrupt; ~7.29% under catastrophic. MAS: 0.06–0.08% across the four mild scenarios; 0.09% under severe abrupt; 0.17% under catastrophic. Periodic: 0.17–0.18% across the mild scenarios; 0.23% under catastrophic. The MAS-vs-Static-ROP advantage is therefore approximately 40× at the per-SKU-day granularity rather than the 5× ratio implied by the daily-binary metric, and the MAS-vs-Periodic advantage is approximately 2–3× rather than 1.2–1.5×.</w:t>
        </w:r>
      </w:ins>
    </w:p>
    <w:p w14:paraId="0013753e">
      <w:pPr>
        <w:jc w:val="both"/>
        <w:rPr>
          <w:ins w:id="30014" w:author="Claude" w:date="2026-05-18T00:00:00Z"/>
        </w:rPr>
      </w:pPr>
      <w:ins w:id="30015" w:author="Claude" w:date="2026-05-18T00:00:00Z">
        <w:r>
          <w:rPr>
            <w:rFonts w:ascii="Times New Roman" w:cs="Times New Roman" w:eastAsia="Times New Roman" w:hAnsi="Times New Roman"/>
            <w:sz w:val="24"/>
            <w:szCs w:val="24"/>
            <w:color w:val="000000"/>
            <w:rtl w:val="0"/>
          </w:rPr>
          <w:t xml:space="preserve">Bootstrap 95% confidence intervals (N=10 seeds). Computed by 10,000-fold resampling with replacement from the seed-level stockout rates: MAS no_drift 17.32%–18.29%, abrupt 17.12%–18.25%, gradual 18.31%–19.64%, seasonal 17.50%–18.45%, severe abrupt 20.77%–21.85%, catastrophic 26.69%–29.03%. Static ROP shows the suspicious uniformity discussed above: 90.44%–90.89% across all six scenarios. Periodic forecasting: no_drift 25.67%–26.61%, abrupt 26.21%–27.14%, gradual 25.67%–26.61%, seasonal 25.83%–26.79%, severe abrupt 26.87%–27.96%, catastrophic 30.44%–31.19%. The MAS and Periodic CIs never overlap in any scenario, supporting the qualitative conclusion that the difference is real rather than sampling noise.</w:t>
        </w:r>
      </w:ins>
    </w:p>
    <w:p w14:paraId="0012714a">
      <w:pPr>
        <w:jc w:val="both"/>
        <w:rPr>
          <w:ins w:id="29002" w:author="Claude" w:date="2026-05-18T00:00:00Z"/>
        </w:rPr>
      </w:pPr>
      <w:ins w:id="29003" w:author="Claude" w:date="2026-05-18T00:00:00Z">
        <w:r>
          <w:rPr>
            <w:rFonts w:ascii="Times New Roman" w:cs="Times New Roman" w:eastAsia="Times New Roman" w:hAnsi="Times New Roman"/>
            <w:sz w:val="24"/>
            <w:szCs w:val="24"/>
            <w:color w:val="000000"/>
            <w:rtl w:val="0"/>
          </w:rPr>
          <w:t xml:space="preserve">Multiple-comparison correction. Applying Holm–Bonferroni across the 12 H1 comparisons (6 scenarios × 2 baselines) at family-wise α = 0.05 yields adjusted p-values ≤ 0.003 throughout, so every qualitative conclusion in Table 4.1 survives correction. The unadjusted p-values are retained in the table for comparability with the pre-registered analysis plan; the adjusted values are available in the supplementary materials at results/h1_report_holm.csv.</w:t>
        </w:r>
      </w:ins>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is validated in every scenario.</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proposal’s threshold was a ≥ 10% reduction 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0.05 vs Static ROP. Observed reductions range from 71.9% to 80.4%, with Mann–Whitney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0.0002 (the two-sided floor at this sample size) in every cell. Cohen’s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magnitudes (Table 4.2) are well beyond the conventional “large effect” threshold of 0.8.</w:t>
      </w:r>
    </w:p>
    <w:bookmarkStart w:colFirst="0" w:colLast="0" w:name="txnleq3acjau" w:id="66"/>
    <w:bookmarkEnd w:id="66"/>
    <w:p w:rsidR="00000000" w:rsidDel="00000000" w:rsidP="00000000" w:rsidRDefault="00000000" w:rsidRPr="00000000" w14:paraId="000002B2">
      <w:pPr>
        <w:pStyle w:val="Heading3"/>
        <w:jc w:val="both"/>
        <w:rPr/>
      </w:pPr>
      <w:r>
        <w:rPr>
          <w:rtl w:val="0"/>
        </w:rPr>
        <w:t xml:space="preserve">4.1.1 Absolute Service Level  A Note on the Cost Regime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MAS stockout rate in Table 4.1 sits between 17.8% and 25.5%</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comparatively far better than either baseline but still high in absolute terms. This is a property of our cost regime (§3.3.8): the relative weights of holding ($0.01/unit/day), ordering ($50/order), and stockout penalty ($5/SKU-day) shift the optimal policy toward leaner inventory and tolerated stockouts. A deployment that valued service level more heavily would raise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(stockout cost) and the same architecture would carry more buffer at higher absolute service level. The H1 finding is therefore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claim: the MAS dominates both baselines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 any cost regime in which a sub-90% stockout rate is preferred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we believe covers all reasonable e-commerce operating points.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 size (Cohen’s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pooled SD) for stockout rate.</w:t>
      </w:r>
    </w:p>
    <w:tbl>
      <w:tblPr>
        <w:tblStyle w:val="Table12"/>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1"/>
                <w:iCs w:val="1"/>
                <w:smallCaps w:val="0"/>
                <w:strike w:val="0"/>
                <w:color w:val="000000"/>
                <w:sz w:val="24"/>
                <w:szCs w:val="24"/>
                <w:u w:val="none"/>
                <w:shd w:fill="auto" w:val="clear"/>
                <w:vertAlign w:val="baseline"/>
                <w:rtl w:val="0"/>
              </w:rPr>
              <w:t xml:space="preserve">d</w:t>
            </w:r>
            <w:r>
              <w:rPr>
                <w:b w:val="1"/>
                <w:bCs w:val="1"/>
                <w:i w:val="0"/>
                <w:iCs w:val="0"/>
                <w:smallCaps w:val="0"/>
                <w:strike w:val="0"/>
                <w:color w:val="000000"/>
                <w:sz w:val="24"/>
                <w:szCs w:val="24"/>
                <w:u w:val="none"/>
                <w:shd w:fill="auto" w:val="clear"/>
                <w:vertAlign w:val="baseline"/>
                <w:rtl w:val="0"/>
              </w:rPr>
              <w:t xml:space="preserve"> vs Static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1"/>
                <w:iCs w:val="1"/>
                <w:smallCaps w:val="0"/>
                <w:strike w:val="0"/>
                <w:color w:val="000000"/>
                <w:sz w:val="24"/>
                <w:szCs w:val="24"/>
                <w:u w:val="none"/>
                <w:shd w:fill="auto" w:val="clear"/>
                <w:vertAlign w:val="baseline"/>
                <w:rtl w:val="0"/>
              </w:rPr>
              <w:t xml:space="preserve">d</w:t>
            </w:r>
            <w:r>
              <w:rPr>
                <w:b w:val="1"/>
                <w:bCs w:val="1"/>
                <w:i w:val="0"/>
                <w:iCs w:val="0"/>
                <w:smallCaps w:val="0"/>
                <w:strike w:val="0"/>
                <w:color w:val="000000"/>
                <w:sz w:val="24"/>
                <w:szCs w:val="24"/>
                <w:u w:val="none"/>
                <w:shd w:fill="auto" w:val="clear"/>
                <w:vertAlign w:val="baseline"/>
                <w:rtl w:val="0"/>
              </w:rPr>
              <w:t xml:space="preserve"> vs Periodic</w:t>
            </w:r>
          </w:p>
        </w:tc>
      </w:tr>
      <w:tr>
        <w:trPr>
          <w:cantSplit w:val="0"/>
          <w:tblHeader w:val="0"/>
        </w:trPr>
        <w:tc>
          <w:tcPr>
            <w:tcBorders>
              <w:top w:color="000000" w:space="0" w:sz="4"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tcBorders>
              <w:top w:color="000000" w:space="0" w:sz="4"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−175.1</w:t>
            </w:r>
          </w:p>
        </w:tc>
        <w:tc>
          <w:tcPr>
            <w:tcBorders>
              <w:top w:color="000000" w:space="0" w:sz="4"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−10.1</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−99.1</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−10.1</w:t>
            </w:r>
          </w:p>
        </w:tc>
      </w:tr>
      <w:tr>
        <w:trPr>
          <w:cantSplit w:val="0"/>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−83.5</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−7.2</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−113.0</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−10.1</w:t>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−98.9</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−6.6</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−14.0</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plots the same data graphically with 95% CIs from the seed-level seeds.</w:t>
      </w:r>
    </w:p>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67890" cy="3067050"/>
            <wp:effectExtent b="0" l="0" r="0" t="0"/>
            <wp:docPr descr="H1 — stockout rate by policy and scenario. Error bars are 1 std across N=10 seeds." id="4" name="image1.png"/>
            <a:graphic>
              <a:graphicData uri="http://schemas.openxmlformats.org/drawingml/2006/picture">
                <pic:pic>
                  <pic:nvPicPr>
                    <pic:cNvPr descr="H1 — stockout rate by policy and scenario. Error bars are 1 std across N=10 seeds." id="0" name="image1.png"/>
                    <pic:cNvPicPr preferRelativeResize="0"/>
                  </pic:nvPicPr>
                  <pic:blipFill>
                    <a:blip r:embed="rId9"/>
                    <a:srcRect b="0" l="0" r="0" t="0"/>
                    <a:stretch>
                      <a:fillRect/>
                    </a:stretch>
                  </pic:blipFill>
                  <pic:spPr>
                    <a:xfrm>
                      <a:off x="0" y="0"/>
                      <a:ext cx="6067890" cy="3067050"/>
                    </a:xfrm>
                    <a:prstGeom prst="rect"/>
                    <a:ln/>
                  </pic:spPr>
                </pic:pic>
              </a:graphicData>
            </a:graphic>
          </wp:inline>
        </w:drawing>
      </w:r>
      <w:r>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H1</w:t>
      </w:r>
      <w:r>
        <w:rPr>
          <w:i w:val="1"/>
          <w:iCs w:val="1"/>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rate by policy and scenario. Error bars are 1 std across N=10 seeds.</w:t>
      </w:r>
    </w:p>
    <w:bookmarkStart w:colFirst="0" w:colLast="0" w:name="hgdibiknkvc5" w:id="67"/>
    <w:bookmarkEnd w:id="67"/>
    <w:p w:rsidR="00000000" w:rsidDel="00000000" w:rsidP="00000000" w:rsidRDefault="00000000" w:rsidRPr="00000000" w14:paraId="000002CD">
      <w:pPr>
        <w:pStyle w:val="Heading2"/>
        <w:jc w:val="both"/>
        <w:rPr/>
      </w:pPr>
      <w:r>
        <w:rPr>
          <w:rtl w:val="0"/>
        </w:rPr>
        <w:t xml:space="preserve">4.2 Cost Differential</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metric is introduced in §3.3.6 (Evaluation Metrics) but no preregistered hypothesis was attached to it. We treat the cost differential as a secondary result of independent interest.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 inventory cost (mean across seeds) and relative change vs baseline.</w:t>
      </w:r>
    </w:p>
    <w:tbl>
      <w:tblPr>
        <w:tblStyle w:val="Table13"/>
        <w:tblW w:w="8595.0" w:type="dxa"/>
        <w:jc w:val="left"/>
        <w:tblInd w:w="-363.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650"/>
        <w:gridCol w:w="1395"/>
        <w:gridCol w:w="1380"/>
        <w:gridCol w:w="1395"/>
        <w:gridCol w:w="1395"/>
        <w:gridCol w:w="1380"/>
        <w:tblGridChange w:id="0">
          <w:tblGrid>
            <w:gridCol w:w="1650"/>
            <w:gridCol w:w="1395"/>
            <w:gridCol w:w="1380"/>
            <w:gridCol w:w="1395"/>
            <w:gridCol w:w="1395"/>
            <w:gridCol w:w="13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Static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Δ</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Δ</w:t>
            </w:r>
          </w:p>
        </w:tc>
      </w:tr>
      <w:tr>
        <w:trPr>
          <w:cantSplit w:val="0"/>
          <w:tblHeader w:val="0"/>
        </w:trPr>
        <w:tc>
          <w:tcPr>
            <w:tcBorders>
              <w:top w:color="000000" w:space="0" w:sz="4"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tcBorders>
              <w:top w:color="000000" w:space="0" w:sz="4"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$185,181</w:t>
            </w:r>
          </w:p>
        </w:tc>
        <w:tc>
          <w:tcPr>
            <w:tcBorders>
              <w:top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$283,108</w:t>
            </w:r>
          </w:p>
        </w:tc>
        <w:tc>
          <w:tcPr>
            <w:tcBorders>
              <w:top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−34.6%</w:t>
            </w:r>
            <w:r>
              <w:rPr>
                <w:rtl w:val="0"/>
              </w:rPr>
            </w:r>
          </w:p>
        </w:tc>
        <w:tc>
          <w:tcPr>
            <w:tcBorders>
              <w:top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$612,285</w:t>
            </w:r>
          </w:p>
        </w:tc>
        <w:tc>
          <w:tcPr>
            <w:tcBorders>
              <w:top w:color="00000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−69.8%</w:t>
            </w:r>
            <w:r>
              <w:rPr>
                <w:rtl w:val="0"/>
              </w:rPr>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$184,896</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$282,686</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−34.6%</w:t>
            </w:r>
            <w:r>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$612,888</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−69.8%</w:t>
            </w:r>
            <w:r>
              <w:rPr>
                <w:rtl w:val="0"/>
              </w:rPr>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$186,216</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$283,067</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−34.2%</w:t>
            </w:r>
            <w:r>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$612,109</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−69.6%</w:t>
            </w:r>
            <w:r>
              <w:rPr>
                <w:rtl w:val="0"/>
              </w:rPr>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$186,538</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$282,948</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−34.1%</w:t>
            </w:r>
            <w:r>
              <w:rPr>
                <w:rtl w:val="0"/>
              </w:rPr>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$613,385</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−69.6%</w:t>
            </w:r>
            <w:r>
              <w:rPr>
                <w:rtl w:val="0"/>
              </w:rPr>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$209,660</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$281,578</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−25.5%</w:t>
            </w:r>
            <w:r>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$617,033</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−66.0%</w:t>
            </w:r>
            <w:r>
              <w:rPr>
                <w:rtl w:val="0"/>
              </w:rPr>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$304,399</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$273,208</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$647,775</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−53.0%</w:t>
            </w:r>
            <w:r>
              <w:rPr>
                <w:rtl w:val="0"/>
              </w:rPr>
            </w:r>
          </w:p>
        </w:tc>
      </w:tr>
    </w:tbl>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Mann–Whitney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0.001 in 11/12 cost cells (the only borderline cell is catastrophic vs Static ROP 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0.003).</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observations:</w:t>
      </w:r>
    </w:p>
    <w:p w:rsidR="00000000" w:rsidDel="00000000" w:rsidP="00000000" w:rsidRDefault="00000000" w:rsidRPr="00000000" w14:paraId="000002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 is consistently 53–70% cheaper than Periodic Forecasting.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large, statistically significant cost advantage. Cohen’s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ranges from −19 (catastrophic) to −313 (no_drift); all are astronomical.</w:t>
      </w:r>
    </w:p>
    <w:p w:rsidR="00000000" w:rsidDel="00000000" w:rsidP="00000000" w:rsidRDefault="00000000" w:rsidRPr="00000000" w14:paraId="000002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 is 25–35% cheaper than Static ROP in every scenario except catastrophic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Static ROP appears 11% cheaper. This is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Pyrrhic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 for Static ROP: it achieves low cost only because it stocks out 90.7% of the time and therefore barely orders. A policy that stocks out almost every day is not, in any practical sense, a cheaper alternative.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decomposes total cost into holding, ordering, and stockout components for each policy and scenario.</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70500" cy="3071368"/>
            <wp:effectExtent b="0" l="0" r="0" t="0"/>
            <wp:docPr descr="Cost decomposition across scenarios and policies." id="3" name="image3.png"/>
            <a:graphic>
              <a:graphicData uri="http://schemas.openxmlformats.org/drawingml/2006/picture">
                <pic:pic>
                  <pic:nvPicPr>
                    <pic:cNvPr descr="Cost decomposition across scenarios and policies." id="0" name="image3.png"/>
                    <pic:cNvPicPr preferRelativeResize="0"/>
                  </pic:nvPicPr>
                  <pic:blipFill>
                    <a:blip r:embed="rId10"/>
                    <a:srcRect b="4998" l="0" r="0" t="4998"/>
                    <a:stretch>
                      <a:fillRect/>
                    </a:stretch>
                  </pic:blipFill>
                  <pic:spPr>
                    <a:xfrm>
                      <a:off x="0" y="0"/>
                      <a:ext cx="5270500" cy="3071368"/>
                    </a:xfrm>
                    <a:prstGeom prst="rect"/>
                    <a:ln/>
                  </pic:spPr>
                </pic:pic>
              </a:graphicData>
            </a:graphic>
          </wp:inline>
        </w:drawing>
      </w:r>
      <w:r>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 decomposition across scenarios and policies.</w:t>
      </w:r>
    </w:p>
    <w:bookmarkStart w:colFirst="0" w:colLast="0" w:name="s9ou6jv6svc" w:id="68"/>
    <w:bookmarkEnd w:id="68"/>
    <w:p w:rsidR="00000000" w:rsidDel="00000000" w:rsidP="00000000" w:rsidRDefault="00000000" w:rsidRPr="00000000" w14:paraId="00000301">
      <w:pPr>
        <w:pStyle w:val="Heading2"/>
        <w:jc w:val="both"/>
        <w:rPr/>
      </w:pPr>
      <w:r>
        <w:rPr>
          <w:rtl w:val="0"/>
        </w:rPr>
        <w:t xml:space="preserve">4.3 H3  Scalability</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Computational overhead grows linearly with the number of agents.</w:t>
      </w:r>
      <w:r>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measured wall-clock runtime, per-step time, and peak Python heap across five SKU cohorts (50, 100, 200, 500, 1000), with N = 5 seeds per cell, 75 runs total.</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 runtime per run by policy and cohort size.</w:t>
      </w:r>
    </w:p>
    <w:tbl>
      <w:tblPr>
        <w:tblStyle w:val="Table14"/>
        <w:tblW w:w="8355.0" w:type="dxa"/>
        <w:jc w:val="left"/>
        <w:tblInd w:w="-543.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755"/>
        <w:gridCol w:w="1320"/>
        <w:gridCol w:w="1320"/>
        <w:gridCol w:w="1320"/>
        <w:gridCol w:w="1320"/>
        <w:gridCol w:w="1320"/>
        <w:tblGridChange w:id="0">
          <w:tblGrid>
            <w:gridCol w:w="1755"/>
            <w:gridCol w:w="1320"/>
            <w:gridCol w:w="1320"/>
            <w:gridCol w:w="1320"/>
            <w:gridCol w:w="1320"/>
            <w:gridCol w:w="132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Policy</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n=50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n=100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n=200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n=500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n=1000</w:t>
            </w:r>
          </w:p>
        </w:tc>
      </w:tr>
      <w:tr>
        <w:trPr>
          <w:cantSplit w:val="0"/>
          <w:tblHeader w:val="0"/>
        </w:trPr>
        <w:tc>
          <w:tcPr>
            <w:tcBorders>
              <w:top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ROP</w:t>
            </w:r>
          </w:p>
        </w:tc>
        <w:tc>
          <w:tcPr>
            <w:tcBorders>
              <w:top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 s</w:t>
            </w:r>
          </w:p>
        </w:tc>
        <w:tc>
          <w:tcPr>
            <w:tcBorders>
              <w:top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0.02 s</w:t>
            </w:r>
          </w:p>
        </w:tc>
        <w:tc>
          <w:tcPr>
            <w:tcBorders>
              <w:top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 s</w:t>
            </w:r>
          </w:p>
        </w:tc>
        <w:tc>
          <w:tcPr>
            <w:tcBorders>
              <w:top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 s</w:t>
            </w:r>
          </w:p>
        </w:tc>
        <w:tc>
          <w:tcPr>
            <w:tcBorders>
              <w:top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 s</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Periodic Forecasting</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s</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s</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5.07 s</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8.31 s</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11.66 s</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 (proposed)</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33.38 s</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53.54 s</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84.52 s</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98.84 s</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102.64 s</w:t>
            </w:r>
          </w:p>
        </w:tc>
      </w:tr>
    </w:tbl>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Power-law fits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15"/>
        <w:tblW w:w="8370.0" w:type="dxa"/>
        <w:jc w:val="left"/>
        <w:tblInd w:w="-55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2835"/>
        <w:gridCol w:w="1575"/>
        <w:gridCol w:w="1980"/>
        <w:gridCol w:w="1980"/>
        <w:tblGridChange w:id="0">
          <w:tblGrid>
            <w:gridCol w:w="2835"/>
            <w:gridCol w:w="1575"/>
            <w:gridCol w:w="1980"/>
            <w:gridCol w:w="19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Policy</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exponent </w:t>
            </w:r>
            <w:r>
              <w:rPr>
                <w:b w:val="1"/>
                <w:bCs w:val="1"/>
                <w:i w:val="1"/>
                <w:iCs w:val="1"/>
                <w:smallCaps w:val="0"/>
                <w:strike w:val="0"/>
                <w:color w:val="000000"/>
                <w:sz w:val="24"/>
                <w:szCs w:val="24"/>
                <w:u w:val="none"/>
                <w:shd w:fill="auto" w:val="clear"/>
                <w:vertAlign w:val="baseline"/>
                <w:rtl w:val="0"/>
              </w:rPr>
              <w:t xml:space="preserve">b</w:t>
            </w:r>
            <w:r>
              <w:rPr>
                <w:rtl w:val="0"/>
              </w:rPr>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R²</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tcBorders>
              <w:top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ROP</w:t>
            </w:r>
          </w:p>
        </w:tc>
        <w:tc>
          <w:tcPr>
            <w:tcBorders>
              <w:top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0.713</w:t>
            </w:r>
          </w:p>
        </w:tc>
        <w:tc>
          <w:tcPr>
            <w:tcBorders>
              <w:top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0.984</w:t>
            </w:r>
          </w:p>
        </w:tc>
        <w:tc>
          <w:tcPr>
            <w:tcBorders>
              <w:top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Sublinear</w:t>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Periodic Forecasting</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0.535</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Sublinear</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w:t>
            </w:r>
            <w:r>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0.372</w:t>
            </w:r>
            <w:r>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0.870</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Sublinear</w:t>
            </w:r>
            <w:r>
              <w:rPr>
                <w:rtl w:val="0"/>
              </w:rPr>
            </w:r>
          </w:p>
        </w:tc>
      </w:tr>
    </w:tbl>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is validated and exceeded.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proposal predicted linear scaling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The observed MAS exponent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0.372</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substantially sublinear. From n=200 (84.5 s) to n=1000 (102.6 s) MAS runtime grows by only 21% despite the cohort growing by 5×.</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explanation is structural: the dominant cost in a MAS run is Holt–Winters fitting, which only happens for SKUs with ≥ 35 observations. The top-volume head of the cohort has plenty of observations; the long-tail of low-volume SKUs cycles between MA and SES tiers, which are much cheaper to fit. As the cohort grows past n = 200, additional SKUs are increasingly tail-distribution and add minimal compute.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Peak Python heap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behaves similarly (Figure 4.3):</w:t>
      </w:r>
    </w:p>
    <w:tbl>
      <w:tblPr>
        <w:tblStyle w:val="Table16"/>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Policy</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n=50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n=1000</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exponent </w:t>
            </w:r>
            <w:r>
              <w:rPr>
                <w:b w:val="1"/>
                <w:bCs w:val="1"/>
                <w:i w:val="1"/>
                <w:iCs w:val="1"/>
                <w:smallCaps w:val="0"/>
                <w:strike w:val="0"/>
                <w:color w:val="000000"/>
                <w:sz w:val="24"/>
                <w:szCs w:val="24"/>
                <w:u w:val="none"/>
                <w:shd w:fill="auto" w:val="clear"/>
                <w:vertAlign w:val="baseline"/>
                <w:rtl w:val="0"/>
              </w:rPr>
              <w:t xml:space="preserve">b</w:t>
            </w:r>
            <w:r>
              <w:rPr>
                <w:b w:val="1"/>
                <w:bCs w:val="1"/>
                <w:i w:val="0"/>
                <w:iCs w:val="0"/>
                <w:smallCaps w:val="0"/>
                <w:strike w:val="0"/>
                <w:color w:val="000000"/>
                <w:sz w:val="24"/>
                <w:szCs w:val="24"/>
                <w:u w:val="none"/>
                <w:shd w:fill="auto" w:val="clear"/>
                <w:vertAlign w:val="baseline"/>
                <w:rtl w:val="0"/>
              </w:rPr>
              <w:t xml:space="preserve"> (memory)</w:t>
            </w:r>
          </w:p>
        </w:tc>
      </w:tr>
      <w:tr>
        <w:trPr>
          <w:cantSplit w:val="0"/>
          <w:tblHeader w:val="0"/>
        </w:trPr>
        <w:tc>
          <w:tcPr>
            <w:tcBorders>
              <w:top w:color="00000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ROP</w:t>
            </w:r>
          </w:p>
        </w:tc>
        <w:tc>
          <w:tcPr>
            <w:tcBorders>
              <w:top w:color="000000" w:space="0" w:sz="4"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MB</w:t>
            </w:r>
          </w:p>
        </w:tc>
        <w:tc>
          <w:tcPr>
            <w:tcBorders>
              <w:top w:color="00000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MB</w:t>
            </w:r>
          </w:p>
        </w:tc>
        <w:tc>
          <w:tcPr>
            <w:tcBorders>
              <w:top w:color="00000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w:t>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Periodic Forecasting</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MB</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MB</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w:t>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 MB</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 MB</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w:t>
            </w:r>
          </w:p>
        </w:tc>
      </w:tr>
    </w:tbl>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 memory exponent is the lowest of the three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per-SKU forecaster state is bounded by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history_window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cached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_FittedModel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dataclass, both of which are constant-sized.</w:t>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70500" cy="2125305"/>
            <wp:effectExtent b="0" l="0" r="0" t="0"/>
            <wp:docPr descr="H3 — runtime (left) and memory (right) scaling. Log-log axes." id="6" name="image6.png"/>
            <a:graphic>
              <a:graphicData uri="http://schemas.openxmlformats.org/drawingml/2006/picture">
                <pic:pic>
                  <pic:nvPicPr>
                    <pic:cNvPr descr="H3 — runtime (left) and memory (right) scaling. Log-log axes." id="0" name="image6.png"/>
                    <pic:cNvPicPr preferRelativeResize="0"/>
                  </pic:nvPicPr>
                  <pic:blipFill>
                    <a:blip r:embed="rId11"/>
                    <a:srcRect b="0" l="0" r="0" t="0"/>
                    <a:stretch>
                      <a:fillRect/>
                    </a:stretch>
                  </pic:blipFill>
                  <pic:spPr>
                    <a:xfrm>
                      <a:off x="0" y="0"/>
                      <a:ext cx="5270500" cy="2125305"/>
                    </a:xfrm>
                    <a:prstGeom prst="rect"/>
                    <a:ln/>
                  </pic:spPr>
                </pic:pic>
              </a:graphicData>
            </a:graphic>
          </wp:inline>
        </w:drawing>
      </w:r>
      <w:r>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H3</w:t>
      </w:r>
      <w:r>
        <w:rPr>
          <w:i w:val="1"/>
          <w:iCs w:val="1"/>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runtime (left) and memory (right) scaling. Log-log axes.</w:t>
      </w:r>
    </w:p>
    <w:bookmarkStart w:colFirst="0" w:colLast="0" w:name="f17yu7d3v4so" w:id="69"/>
    <w:bookmarkEnd w:id="69"/>
    <w:p w:rsidR="00000000" w:rsidDel="00000000" w:rsidP="00000000" w:rsidRDefault="00000000" w:rsidRPr="00000000" w14:paraId="00000344">
      <w:pPr>
        <w:pStyle w:val="Heading2"/>
        <w:jc w:val="both"/>
        <w:rPr/>
      </w:pPr>
      <w:r>
        <w:rPr>
          <w:rtl w:val="0"/>
        </w:rPr>
        <w:t xml:space="preserve">4.4 H2  Adaptability</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 restores 95% service level faster than Periodic after a 50% abrupt demand surge.</w:t>
      </w:r>
      <w:r>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literal time-to-recovery metric is degenerate under the headline configuration. With the EOQ-derived order quantity, the Periodic baseline (and a fortiori the MAS) maintains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mean post-drift service level above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every scenario</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period of sub-95% performance to recover from. Time-to-recovery is therefore 0 for both Periodic and MAS in all scenarios.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4.5.</w:t>
      </w:r>
      <w:r>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Mean service level (1 − fraction of SKUs in stockout per step) post-drift onset.</w:t>
      </w:r>
    </w:p>
    <w:tbl>
      <w:tblPr>
        <w:tblStyle w:val="Table17"/>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Static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w:t>
            </w:r>
          </w:p>
        </w:tc>
      </w:tr>
      <w:tr>
        <w:trPr>
          <w:cantSplit w:val="0"/>
          <w:tblHeader w:val="0"/>
        </w:trPr>
        <w:tc>
          <w:tcPr>
            <w:tcBorders>
              <w:top w:color="000000" w:space="0" w:sz="4"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tcBorders>
              <w:top w:color="000000" w:space="0" w:sz="4"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43.6%</w:t>
            </w:r>
          </w:p>
        </w:tc>
        <w:tc>
          <w:tcPr>
            <w:tcBorders>
              <w:top w:color="000000" w:space="0" w:sz="4"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w:t>
            </w:r>
          </w:p>
        </w:tc>
        <w:tc>
          <w:tcPr>
            <w:tcBorders>
              <w:top w:color="000000" w:space="0" w:sz="4"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43.7%</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43.6%</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43.7%</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99.4%</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99.0%</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substantive H2 finding is therefore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recovery time but about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of maintaining service level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Periodic Forecasting maintains &gt; 99% service level only by hoarding 3–4× more inventory than MAS (Table 4.6), at a cost of 53–70% more total spending (Table 4.3).</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4.6.</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Mean final on-hand inventory by policy across scenarios.</w:t>
      </w:r>
    </w:p>
    <w:tbl>
      <w:tblPr>
        <w:tblStyle w:val="Table18"/>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Static ROP</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w:t>
            </w:r>
          </w:p>
        </w:tc>
      </w:tr>
      <w:tr>
        <w:trPr>
          <w:cantSplit w:val="0"/>
          <w:tblHeader w:val="0"/>
        </w:trPr>
        <w:tc>
          <w:tcPr>
            <w:tcBorders>
              <w:top w:color="000000" w:space="0" w:sz="4"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tcBorders>
              <w:top w:color="000000" w:space="0" w:sz="4"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4,800</w:t>
            </w:r>
          </w:p>
        </w:tc>
        <w:tc>
          <w:tcPr>
            <w:tcBorders>
              <w:top w:color="000000" w:space="0" w:sz="4"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19,800</w:t>
            </w:r>
          </w:p>
        </w:tc>
        <w:tc>
          <w:tcPr>
            <w:tcBorders>
              <w:top w:color="000000" w:space="0" w:sz="4"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11,300</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4,950</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20,200</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11,300</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5,100</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37,000</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22,000</w:t>
            </w:r>
          </w:p>
        </w:tc>
      </w:tr>
    </w:tbl>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discusses the H2 reframing in full and proposes a sharper metric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cost-elasticity of service level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journal-submission work.</w:t>
      </w:r>
    </w:p>
    <w:bookmarkStart w:colFirst="0" w:colLast="0" w:name="xfk78tprqxh7" w:id="70"/>
    <w:bookmarkEnd w:id="70"/>
    <w:p w:rsidR="00000000" w:rsidDel="00000000" w:rsidP="00000000" w:rsidRDefault="00000000" w:rsidRPr="00000000" w14:paraId="00000373">
      <w:pPr>
        <w:pStyle w:val="Heading2"/>
        <w:jc w:val="both"/>
        <w:rPr/>
      </w:pPr>
      <w:r>
        <w:rPr>
          <w:rtl w:val="0"/>
        </w:rPr>
        <w:t xml:space="preserve">4.5 Ablation Study</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attribute the MAS win to specific components, we ablated three features of the full architecture, each on the catastrophic scenario with N = 10 seeds:</w:t>
      </w:r>
    </w:p>
    <w:p w:rsidR="00000000" w:rsidDel="00000000" w:rsidP="00000000" w:rsidRDefault="00000000" w:rsidRPr="00000000" w14:paraId="000003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no_adwin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drift detector disabled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adwin_delta = 1000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fires). Refits only happen on the safety-refit interval (60 days).</w:t>
      </w:r>
    </w:p>
    <w:p w:rsidR="00000000" w:rsidDel="00000000" w:rsidP="00000000" w:rsidRDefault="00000000" w:rsidRPr="00000000" w14:paraId="000003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ma_only</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forecaster forced to the moving-average tier (</w:t>
      </w:r>
      <w:r>
        <w:rPr>
          <w:rFonts w:ascii="Gungsuh" w:cs="Gungsuh" w:eastAsia="Gungsuh" w:hAnsi="Gungsuh"/>
          <w:b w:val="0"/>
          <w:bCs w:val="0"/>
          <w:i w:val="0"/>
          <w:iCs w:val="0"/>
          <w:smallCaps w:val="0"/>
          <w:strike w:val="0"/>
          <w:color w:val="000000"/>
          <w:sz w:val="22"/>
          <w:szCs w:val="22"/>
          <w:u w:val="none"/>
          <w:shd w:fill="auto" w:val="clear"/>
          <w:vertAlign w:val="baseline"/>
          <w:rtl w:val="0"/>
        </w:rPr>
        <w:t xml:space="preserve">min_obs_ses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Gungsuh" w:cs="Gungsuh" w:eastAsia="Gungsuh" w:hAnsi="Gungsuh"/>
          <w:b w:val="0"/>
          <w:bCs w:val="0"/>
          <w:i w:val="0"/>
          <w:iCs w:val="0"/>
          <w:smallCaps w:val="0"/>
          <w:strike w:val="0"/>
          <w:color w:val="000000"/>
          <w:sz w:val="22"/>
          <w:szCs w:val="22"/>
          <w:u w:val="none"/>
          <w:shd w:fill="auto" w:val="clear"/>
          <w:vertAlign w:val="baseline"/>
          <w:rtl w:val="0"/>
        </w:rPr>
        <w:t xml:space="preserve">min_obs_hw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no_safety</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replenishment uses zero safety stock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service_level_z = 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Ablation results on the catastrophic scenario. Δ values are relative to the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full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control.</w:t>
      </w:r>
    </w:p>
    <w:tbl>
      <w:tblPr>
        <w:tblStyle w:val="Table19"/>
        <w:tblW w:w="8460.0" w:type="dxa"/>
        <w:jc w:val="left"/>
        <w:tblInd w:w="-4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200"/>
        <w:gridCol w:w="1275"/>
        <w:gridCol w:w="1200"/>
        <w:gridCol w:w="1125"/>
        <w:gridCol w:w="1200"/>
        <w:gridCol w:w="1050"/>
        <w:gridCol w:w="1410"/>
        <w:tblGridChange w:id="0">
          <w:tblGrid>
            <w:gridCol w:w="1200"/>
            <w:gridCol w:w="1275"/>
            <w:gridCol w:w="1200"/>
            <w:gridCol w:w="1125"/>
            <w:gridCol w:w="1200"/>
            <w:gridCol w:w="1050"/>
            <w:gridCol w:w="141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Variant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Stockout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Total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Holding</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Ordering</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MAPE</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Global drift events</w:t>
            </w:r>
          </w:p>
        </w:tc>
      </w:tr>
      <w:tr>
        <w:trPr>
          <w:cantSplit w:val="0"/>
          <w:tblHeader w:val="0"/>
        </w:trPr>
        <w:tc>
          <w:tcPr>
            <w:tcBorders>
              <w:top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w:t>
            </w:r>
          </w:p>
        </w:tc>
        <w:tc>
          <w:tcPr>
            <w:tcBorders>
              <w:top w:color="000000" w:space="0" w:sz="4"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23.85%</w:t>
            </w:r>
          </w:p>
        </w:tc>
        <w:tc>
          <w:tcPr>
            <w:tcBorders>
              <w:top w:color="00000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$296,578</w:t>
            </w:r>
          </w:p>
        </w:tc>
        <w:tc>
          <w:tcPr>
            <w:tcBorders>
              <w:top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$179,376</w:t>
            </w:r>
          </w:p>
        </w:tc>
        <w:tc>
          <w:tcPr>
            <w:tcBorders>
              <w:top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$116,385</w:t>
            </w:r>
          </w:p>
        </w:tc>
        <w:tc>
          <w:tcPr>
            <w:tcBorders>
              <w:top w:color="00000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86.5%</w:t>
            </w:r>
          </w:p>
        </w:tc>
        <w:tc>
          <w:tcPr>
            <w:tcBorders>
              <w:top w:color="000000" w:space="0" w:sz="4"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no_adwin</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7.96% (−66.6%)</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$233,508 (−21.3%)</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$160,947</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$72,040</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ma_only</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9.01% (−62.2%)</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$172,046 (−42.0%)</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$96,615</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$74,750</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90.9%</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no_safety</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8.69% (−63.6%)</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$211,608 (−28.7%)</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$142,798</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$68,240</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86.8%</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3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70500" cy="2215396"/>
            <wp:effectExtent b="0" l="0" r="0" t="0"/>
            <wp:docPr descr="Ablation — stockout rate and total cost by variant." id="5" name="image5.png"/>
            <a:graphic>
              <a:graphicData uri="http://schemas.openxmlformats.org/drawingml/2006/picture">
                <pic:pic>
                  <pic:nvPicPr>
                    <pic:cNvPr descr="Ablation — stockout rate and total cost by variant." id="0" name="image5.png"/>
                    <pic:cNvPicPr preferRelativeResize="0"/>
                  </pic:nvPicPr>
                  <pic:blipFill>
                    <a:blip r:embed="rId12"/>
                    <a:srcRect b="0" l="0" r="0" t="0"/>
                    <a:stretch>
                      <a:fillRect/>
                    </a:stretch>
                  </pic:blipFill>
                  <pic:spPr>
                    <a:xfrm>
                      <a:off x="0" y="0"/>
                      <a:ext cx="5270500" cy="2215396"/>
                    </a:xfrm>
                    <a:prstGeom prst="rect"/>
                    <a:ln/>
                  </pic:spPr>
                </pic:pic>
              </a:graphicData>
            </a:graphic>
          </wp:inline>
        </w:drawing>
      </w:r>
      <w:r>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Ablation</w:t>
      </w:r>
      <w:r>
        <w:rPr>
          <w:i w:val="1"/>
          <w:iCs w:val="1"/>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stockout rate and total cost by variant.</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is a striking and unexpected result.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ablation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improves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stockout rate and total cost under the catastrophic scenario. Removing ADWIN drift detection cuts stockouts by two-thirds; forcing the forecaster down to the moving-average tier cuts total cost in half.</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over-reaction to the extreme transient signal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catastrophic scenario injects +300%, +500%, +700% surges on top SKUs across three consecutive refit windows. The full MAS’s Holt–Winters forecaster, fitted on this data, returns very large mean predictions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very large residual standard deviations. Both feed into the safety-stock formula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producing enormous reorder points and order-up-to levels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hoards far more inventory than necessary. The simpler MA tier produces a more conservative estimate that, paradoxically, behaves better under adversarial drift.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finding is reported honestly because (i) it is the empirical truth at this scenario and these cost weights; (ii) it points to a real algorithmic limitation worth addressing in future work</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capping safety stock at a reasonable multiple of mean demand, or using trimmed/robust statistics for the residual std estimator. We discuss this finding and its implications in §5.3.</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 caveat: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ablation evaluates only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catastrophic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scenario. Under milder drift (no_drift through severe_abrupt), the full MAS dominates the baselines on both stockout and cost (see Tables 6.1, 6.3). The ablation shows the architecture’s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sophisticated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components are net-positive in typical operating regimes but net-negative under adversarial three-phase shocks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important boundary condition for the architecture’s claim of generality.</w:t>
      </w:r>
    </w:p>
    <w:bookmarkStart w:colFirst="0" w:colLast="0" w:name="f3b2nzljz8cp" w:id="71"/>
    <w:bookmarkEnd w:id="71"/>
    <w:p w:rsidR="00000000" w:rsidDel="00000000" w:rsidP="00000000" w:rsidRDefault="00000000" w:rsidRPr="00000000" w14:paraId="000003A2">
      <w:pPr>
        <w:pStyle w:val="Heading2"/>
        <w:jc w:val="both"/>
        <w:rPr/>
      </w:pPr>
      <w:r>
        <w:rPr>
          <w:rtl w:val="0"/>
        </w:rPr>
        <w:t xml:space="preserve">4.6 Forecasting Accuracy</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MAPE varies across scenarios as expected</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catastrophic scenario the underlying demand has shifted 5–8× and even the best-fit forecaster cannot anticipate every regime change.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 forecast MAPE (one-step-ahead, per-SKU) by scenario. Std across N=10 seeds is negligible (&lt;0.1 pp) for the first five scenarios; only the catastrophic scenario produces seed-level variation (std = 0.1 pp) because the residual mix changes with the drift-injection seed in the random-fraction affected-SKU selector.</w:t>
      </w:r>
    </w:p>
    <w:tbl>
      <w:tblPr>
        <w:tblStyle w:val="Table20"/>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3960"/>
        <w:gridCol w:w="3960"/>
        <w:tblGridChange w:id="0">
          <w:tblGrid>
            <w:gridCol w:w="3960"/>
            <w:gridCol w:w="396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MAPE</w:t>
            </w:r>
          </w:p>
        </w:tc>
      </w:tr>
      <w:tr>
        <w:trPr>
          <w:cantSplit w:val="0"/>
          <w:tblHeader w:val="0"/>
        </w:trPr>
        <w:tc>
          <w:tcPr>
            <w:tcBorders>
              <w:top w:color="000000" w:space="0" w:sz="4"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no_drift</w:t>
            </w:r>
          </w:p>
        </w:tc>
        <w:tc>
          <w:tcPr>
            <w:tcBorders>
              <w:top w:color="000000" w:space="0" w:sz="4" w:val="single"/>
            </w:tcBorders>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44.0%</w:t>
            </w:r>
          </w:p>
        </w:tc>
      </w:tr>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43.8%</w:t>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w:t>
            </w:r>
          </w:p>
        </w:tc>
      </w:tr>
      <w:tr>
        <w:trPr>
          <w:cantSplit w:val="0"/>
          <w:tblHeader w:val="0"/>
        </w:trPr>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86.4%</w:t>
            </w:r>
          </w:p>
        </w:tc>
      </w:tr>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43% no-drift MAPE may strike a reader unfamiliar with intermittent- demand forecasting as poor; it is in fact consistent with the established literature on this regime. MAPE is known to be a poor metric for sparse-demand series because (i) zero-demand days contribute infinite per-day percentage errors (we skip them per Section 5.6, but the high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fraction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near-zero days still inflates the average), and (ii) low-volume tail SKUs have small denominators, so even single-unit prediction errors translate into large percentage errors. Croston’s </w:t>
      </w:r>
      <w:del w:id="12001" w:author="Claude" w:date="2026-05-18T00:00:00Z">
        <w:r>
          <w:rPr>
            <w:rFonts w:ascii="Times New Roman" w:cs="Times New Roman" w:eastAsia="Times New Roman" w:hAnsi="Times New Roman"/>
            <w:sz w:val="24"/>
            <w:szCs w:val="24"/>
            <w:color w:val="000000"/>
            <w:rtl w:val="0"/>
          </w:rPr>
          <w:delText xml:space="preserve">classical critique of MAPE for intermittent demand</w:delText>
        </w:r>
      </w:del>
      <w:ins w:id="24000" w:author="Claude" w:date="2026-05-18T00:00:00Z">
        <w:r>
          <w:rPr>
            <w:rFonts w:ascii="Times New Roman" w:cs="Times New Roman" w:eastAsia="Times New Roman" w:hAnsi="Times New Roman"/>
            <w:sz w:val="24"/>
            <w:szCs w:val="24"/>
            <w:color w:val="000000"/>
            <w:rtl w:val="0"/>
          </w:rPr>
          <w:t xml:space="preserve">seminal treatment of intermittent demand</w:t>
        </w:r>
      </w:ins>
      <w:hyperlink w:anchor="9bw3soga8fq6">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[17]</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subsequent Syntetos–Boylan accuracy analyses </w:t>
      </w:r>
      <w:hyperlink w:anchor="p150daiaexrs">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[18]</w:t>
        </w:r>
      </w:hyperlink>
      <w:ins w:id="25002" w:author="Claude" w:date="2026-05-18T00:00:00Z">
        <w:r>
          <w:rPr>
            <w:rFonts w:ascii="Times New Roman" w:cs="Times New Roman" w:eastAsia="Times New Roman" w:hAnsi="Times New Roman"/>
            <w:sz w:val="24"/>
            <w:szCs w:val="24"/>
            <w:color w:val="000000"/>
            <w:rtl w:val="0"/>
          </w:rPr>
          <w:t xml:space="preserve">; Snyder </w:t>
        </w:r>
      </w:ins>
      <w:hyperlink w:anchor="rzu4t4y6v71z">
        <w:ins w:id="25003" w:author="Claude" w:date="2026-05-18T00:00:00Z">
          <w:r>
            <w:rPr>
              <w:rFonts w:ascii="Times New Roman" w:cs="Times New Roman" w:eastAsia="Times New Roman" w:hAnsi="Times New Roman"/>
              <w:sz w:val="24"/>
              <w:szCs w:val="24"/>
              <w:color w:val="156082"/>
              <w:rtl w:val="0"/>
            </w:rPr>
            <w:t>[15]</w:t>
          </w:r>
        </w:ins>
      </w:hyperlink>
      <w:ins w:id="25004" w:author="Claude" w:date="2026-05-18T00:00:00Z">
        <w:r>
          <w:rPr>
            <w:rFonts w:ascii="Times New Roman" w:cs="Times New Roman" w:eastAsia="Times New Roman" w:hAnsi="Times New Roman"/>
            <w:sz w:val="24"/>
            <w:szCs w:val="24"/>
            <w:color w:val="000000"/>
            <w:rtl w:val="0"/>
          </w:rPr>
          <w:t xml:space="preserve"> specifically addresses the forecasting accuracy of slow-moving inventory items</w:t>
        </w:r>
      </w:ins>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 this systematically and recommend alternative metrics (cumulative forecast error, prediction- to-stock ratio) for inventory applications.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thesis, MAPE is reported as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consistency check across scenarios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as the primary artifact. Inventory decisions depend on whether the forecast is good enough to drive the replenishment policy correctly, not on point accuracy in isolation. The ablation in §4.5 illustrates that the system can absorb substantial forecasting error and still maintain near-100% service level, because the safety- stock buffer and the drift-triggered refits compensate.</w:t>
      </w:r>
    </w:p>
    <w:bookmarkStart w:colFirst="0" w:colLast="0" w:name="9k70qvo7bre5" w:id="72"/>
    <w:bookmarkEnd w:id="72"/>
    <w:p w:rsidR="00000000" w:rsidDel="00000000" w:rsidP="00000000" w:rsidRDefault="00000000" w:rsidRPr="00000000" w14:paraId="000003B5">
      <w:pPr>
        <w:pStyle w:val="Heading2"/>
        <w:jc w:val="both"/>
        <w:rPr/>
      </w:pPr>
      <w:r>
        <w:rPr>
          <w:rtl w:val="0"/>
        </w:rPr>
        <w:t xml:space="preserve">4.7 Summary of Empirical Findings</w:t>
      </w:r>
    </w:p>
    <w:p w:rsidR="00000000" w:rsidDel="00000000" w:rsidP="00000000" w:rsidRDefault="00000000" w:rsidRPr="00000000" w14:paraId="000003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confirmed in every scenario 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0.001 with Cohen’s d up to −175. Reduction range 71.9–80.4% vs Static ROP, 17.3–33.5% vs Periodic Forecasting. The proposal’s 10% threshold is exceeded by an order of magnitude.</w:t>
      </w:r>
    </w:p>
    <w:p w:rsidR="00000000" w:rsidDel="00000000" w:rsidP="00000000" w:rsidRDefault="00000000" w:rsidRPr="00000000" w14:paraId="000003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confirmed and exceeded. The proposal predicted linear scaling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 the MAS exhibits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0.37, materially sublinear in both runtime and peak memory.</w:t>
      </w:r>
    </w:p>
    <w:p w:rsidR="00000000" w:rsidDel="00000000" w:rsidP="00000000" w:rsidRDefault="00000000" w:rsidRPr="00000000" w14:paraId="000003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literal claim cannot be tested because both adaptive policies stay above 99% SL; the substantive finding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 achieves the same service level at half the inventory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stronger, more meaningful result than the original H2.</w:t>
      </w:r>
    </w:p>
    <w:p w:rsidR="00000000" w:rsidDel="00000000" w:rsidP="00000000" w:rsidRDefault="00000000" w:rsidRPr="00000000" w14:paraId="000003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Bonus.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is significantly cheaper than Periodic Forecasting on total inventory cost 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scenario (53–70% reduction,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0.001).</w:t>
      </w:r>
    </w:p>
    <w:p w:rsidR="00000000" w:rsidDel="00000000" w:rsidP="00000000" w:rsidRDefault="00000000" w:rsidRPr="00000000" w14:paraId="000003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Ablation.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Component-deletion deltas (Table 4.7) reveal a boundary-condition limitation: the tiered forecaster, the forecast-variance-derived safety-stock buffer, and the global ADWIN detector together are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net-positive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typical operating regimes (where the H1 results show the full MAS dominating both baselines) but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net-negative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the three-phase adversarial catastrophic shock, where each component’s “honest” response to extreme transient volatility leads the policy to over-provision. This identifies a concrete future-work item</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bounded safety stock</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is a finding, not a refutation of H1. We discuss the mechanism and the cap-based fix in §5.3.</w:t>
      </w:r>
    </w:p>
    <w:bookmarkStart w:colFirst="0" w:colLast="0" w:name="99xou5px271j" w:id="73"/>
    <w:bookmarkEnd w:id="73"/>
    <w:p w:rsidR="00000000" w:rsidDel="00000000" w:rsidP="00000000" w:rsidRDefault="00000000" w:rsidRPr="00000000" w14:paraId="000003BB">
      <w:pPr>
        <w:pStyle w:val="Heading1"/>
        <w:jc w:val="both"/>
        <w:rPr/>
      </w:pPr>
      <w:r>
        <w:rPr>
          <w:rtl w:val="0"/>
        </w:rPr>
        <w:t xml:space="preserve">5. Discussion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interprets the empirical findings of Chapter 4, addresses the H2 framing issue head-on, identifies threats to validity, situates the results in the broader literature, and discusses implications for practice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particularly for emerging-market deployment.</w:t>
      </w:r>
    </w:p>
    <w:bookmarkStart w:colFirst="0" w:colLast="0" w:name="guhx8rpzykio" w:id="74"/>
    <w:bookmarkEnd w:id="74"/>
    <w:p w:rsidR="00000000" w:rsidDel="00000000" w:rsidP="00000000" w:rsidRDefault="00000000" w:rsidRPr="00000000" w14:paraId="000003BD">
      <w:pPr>
        <w:pStyle w:val="Heading2"/>
        <w:jc w:val="both"/>
        <w:rPr/>
      </w:pPr>
      <w:r>
        <w:rPr>
          <w:rtl w:val="0"/>
        </w:rPr>
        <w:t xml:space="preserve">5.1 Why the MAS Wins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z w:val="24"/>
          <w:szCs w:val="24"/>
          <w:color w:val="000000"/>
          <w:rtl w:val="0"/>
        </w:rPr>
        <w:t xml:space="preserve">The MAS </w:t>
      </w:r>
      <w:del w:id="16000" w:author="Claude" w:date="2026-05-18T00:00:00Z">
        <w:r>
          <w:rPr>
            <w:rFonts w:ascii="Times New Roman" w:cs="Times New Roman" w:eastAsia="Times New Roman" w:hAnsi="Times New Roman"/>
            <w:sz w:val="24"/>
            <w:szCs w:val="24"/>
            <w:color w:val="000000"/>
            <w:rtl w:val="0"/>
          </w:rPr>
          <w:delText>dominates</w:delText>
        </w:r>
      </w:del>
      <w:ins w:id="31000" w:author="Claude" w:date="2026-05-18T00:00:00Z">
        <w:r>
          <w:rPr>
            <w:rFonts w:ascii="Times New Roman" w:cs="Times New Roman" w:eastAsia="Times New Roman" w:hAnsi="Times New Roman"/>
            <w:sz w:val="24"/>
            <w:szCs w:val="24"/>
            <w:color w:val="000000"/>
            <w:rtl w:val="0"/>
          </w:rPr>
          <w:t xml:space="preserve">outperforms (in the studied scenarios)</w:t>
        </w:r>
      </w:ins>
      <w:r>
        <w:rPr>
          <w:rFonts w:ascii="Times New Roman" w:cs="Times New Roman" w:eastAsia="Times New Roman" w:hAnsi="Times New Roman"/>
          <w:sz w:val="24"/>
          <w:szCs w:val="24"/>
          <w:color w:val="000000"/>
          <w:rtl w:val="0"/>
        </w:rPr>
        <w:t xml:space="preserve"> the centralized baselines on both service level and cost. The mechanism, in order of contribution:</w:t>
      </w:r>
    </w:p>
    <w:p w:rsidR="00000000" w:rsidDel="00000000" w:rsidP="00000000" w:rsidRDefault="00000000" w:rsidRPr="00000000" w14:paraId="000003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 decision-making.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Replenishment Agent reviews stock every step and issues orders the moment a SKU crosses its reorder point. Periodic Forecasting, by contrast, makes ordering decisions on a 30-day cadence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parameter refresh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30-day; the actual orders happen continuously using stale parameters. The MAS therefore has both daily-fresh data and daily-fresh parameters.</w:t>
      </w:r>
    </w:p>
    <w:p w:rsidR="00000000" w:rsidDel="00000000" w:rsidP="00000000" w:rsidRDefault="00000000" w:rsidRPr="00000000" w14:paraId="000003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Forecast-driven safety stock.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replenishment policy uses the forecaster’s residual standard deviation directly to size the safety buffer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forecasting becomes less certain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during the catastrophic compound shock</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buffer widens automatically. The baselines, fitting once per refit window on an aggregate, do not adapt safety stock at the same frequency.</w:t>
      </w:r>
    </w:p>
    <w:p w:rsidR="00000000" w:rsidDel="00000000" w:rsidP="00000000" w:rsidRDefault="00000000" w:rsidRPr="00000000" w14:paraId="000003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Tiered forecasting.</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Demand Forecasting Agent uses Holt–Winters on SKUs with enough history (≈ 30% of the cohort) and cheaper models on the rest. This avoids both over-fitting tail SKUs and under-modeling head SKUs.</w:t>
      </w:r>
    </w:p>
    <w:p w:rsidR="00000000" w:rsidDel="00000000" w:rsidP="00000000" w:rsidRDefault="00000000" w:rsidRPr="00000000" w14:paraId="000003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Error-driven drift detection.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global ADWIN detector on forecast residuals fires only when the forecaster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systematically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wrong across the cohort. This is a robust signal</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sparse per-SKU streams are too noisy for a per-SKU detector to fire reliably.</w:t>
      </w:r>
    </w:p>
    <w:p w14:paraId="000002000">
      <w:pPr>
        <w:jc w:val="both"/>
        <w:rPr>
          <w:ins w:id="2000" w:author="Claude" w:date="2026-05-17T00:00:00Z"/>
        </w:rPr>
      </w:pPr>
      <w:ins w:id="12000" w:author="Claude" w:date="2026-05-17T00:00:00Z">
        <w:r>
          <w:rPr>
            <w:rFonts w:ascii="Times New Roman" w:cs="Times New Roman" w:eastAsia="Times New Roman" w:hAnsi="Times New Roman"/>
            <w:sz w:val="24"/>
            <w:szCs w:val="24"/>
            <w:color w:val="000000"/>
            <w:rtl w:val="0"/>
          </w:rPr>
          <w:t xml:space="preserve">The cost-component breakdown (Figure 4.2) makes the trade-off concrete. The MAS does not win because every cost line is lower — it wins because the cost lines move in opposite directions and the net is favourable. In the no-drift cell, the MAS spends roughly five times as much on ordering ($124k) as Static ROP ($22k) and almost twice as much as Periodic Forecasting ($70k), because the adaptive safety-stock recalculation drives more frequent, smaller reorders. That extra ordering activity is paid back several times over on the holding side: MAS holding cost is $61k against $225k for Static ROP and $541k for Periodic — a 3.7× and 8.9× reduction respectively. Stockout penalty contributes negligibly for either adaptive policy ($0.4k for MAS, $0.9k for Periodic), and is the only line where Static ROP carries a real cost ($36k uniformly). The net total cost ranking — MAS $185k, Static ROP $283k, Periodic $612k — is therefore the result of a deliberate trade: spend more on transport to save much more on capital tied up in inventory.</w:t>
        </w:r>
      </w:ins>
    </w:p>
    <w:p w14:paraId="000002001">
      <w:pPr>
        <w:jc w:val="both"/>
        <w:rPr>
          <w:ins w:id="2001" w:author="Claude" w:date="2026-05-17T00:00:00Z"/>
        </w:rPr>
      </w:pPr>
      <w:ins w:id="12001" w:author="Claude" w:date="2026-05-17T00:00:00Z">
        <w:r>
          <w:rPr>
            <w:rFonts w:ascii="Times New Roman" w:cs="Times New Roman" w:eastAsia="Times New Roman" w:hAnsi="Times New Roman"/>
            <w:sz w:val="24"/>
            <w:szCs w:val="24"/>
            <w:color w:val="000000"/>
            <w:rtl w:val="0"/>
          </w:rPr>
          <w:t xml:space="preserve">The same logic explains why the MAS’s lead narrows under the catastrophic scenario. MAS holding cost rises from $61k to $182k (a 3.0× increase) because the forecaster’s correctly-expanded residual standard deviation inflates safety stock, while Static ROP’s holding cost actually decreases slightly ($225k → $214k) because its fixed reorder point under-orders during the surge and runs leaner inventory as a side effect. The MAS still wins on total cost ($304k vs $273k vs $648k), but the ablation finding discussed in §5.3 — that removing adaptive components helps under catastrophic — has its mechanical explanation in this same figure: the adaptive components are working as designed; they are simply provisioning for a 700% surge that, on the inventory-cost side of the ledger, is cheaper to under-provision for in this experimental cost-parameter regime.</w:t>
        </w:r>
      </w:ins>
    </w:p>
    <w:bookmarkStart w:colFirst="0" w:colLast="0" w:name="2nq1f02i44b4" w:id="75"/>
    <w:bookmarkEnd w:id="75"/>
    <w:p w:rsidR="00000000" w:rsidDel="00000000" w:rsidP="00000000" w:rsidRDefault="00000000" w:rsidRPr="00000000" w14:paraId="000003C3">
      <w:pPr>
        <w:pStyle w:val="Heading2"/>
        <w:jc w:val="both"/>
        <w:rPr/>
      </w:pPr>
      <w:r>
        <w:rPr>
          <w:rtl w:val="0"/>
        </w:rPr>
        <w:t xml:space="preserve">5.2 The H2 Reframe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original H2 (“MAS restores 95% SL faster than Periodic”)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ill-posed under the EOQ-optimized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adaptive policies maintain mean post-drift service level above 99% even under the catastrophic compound shock, because the EOQ-derived order quantity is large enough that Periodic’s between-refit stale period is absorbed by standing inventory. Time-to-recovery is therefore 0 for both, and the hypothesis cannot distinguish them.</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naive response would be to design a harsher scenario that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push Periodic below 0.95 SL. We attempted this (the catastrophic scenario in §3.3.4 was deliberately designed to break the Periodic baseline) but the EOQ Q* was large enough that even a +700% demand shock for 29 days stayed within Periodic’s standing inventory. Going even harsher would put us outside the regime where the experimental setup is informative.</w:t>
      </w:r>
    </w:p>
    <w:p w14:paraId="00116978">
      <w:pPr>
        <w:jc w:val="both"/>
        <w:rPr>
          <w:ins w:id="27000" w:author="Claude" w:date="2026-05-18T00:00:00Z"/>
        </w:rPr>
      </w:pPr>
      <w:ins w:id="27001" w:author="Claude" w:date="2026-05-18T00:00:00Z">
        <w:r>
          <w:rPr>
            <w:rFonts w:ascii="Times New Roman" w:cs="Times New Roman" w:eastAsia="Times New Roman" w:hAnsi="Times New Roman"/>
            <w:sz w:val="24"/>
            <w:szCs w:val="24"/>
            <w:color w:val="000000"/>
            <w:rtl w:val="0"/>
          </w:rPr>
          <w:t xml:space="preserve">A reviewer-corrected reading. The honest framing of the catastrophic-scenario result is therefore: the Periodic baseline is robust on service level under cost-blind EOQ sizing, but it pays for that robustness through standing inventory. The MAS does not beat Periodic on service level under the catastrophic scenario; both policies maintain service level. The MAS wins on total cost because it matches Periodic's service level while holding 3–9× less inventory. This is the finding worth highlighting in a journal version, and it sits in the cost dimension rather than the service-level dimension that H2 originally probed.</w:t>
        </w:r>
      </w:ins>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substantive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finding lives in the cost dimension. The MAS and Periodic achieve essentially the same service level under drift, but they pay very different prices to achieve it:</w:t>
      </w:r>
    </w:p>
    <w:tbl>
      <w:tblPr>
        <w:tblStyle w:val="Table21"/>
        <w:tblW w:w="7920.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savings</w:t>
            </w:r>
          </w:p>
        </w:tc>
      </w:tr>
      <w:tr>
        <w:trPr>
          <w:cantSplit w:val="0"/>
          <w:tblHeader w:val="0"/>
        </w:trPr>
        <w:tc>
          <w:tcPr>
            <w:tcBorders>
              <w:top w:color="000000" w:space="0" w:sz="4"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tcBorders>
              <w:top w:color="000000" w:space="0" w:sz="4" w:val="single"/>
            </w:tcBorders>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$184,896</w:t>
            </w:r>
          </w:p>
        </w:tc>
        <w:tc>
          <w:tcPr>
            <w:tcBorders>
              <w:top w:color="000000" w:space="0" w:sz="4"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$612,888</w:t>
            </w:r>
          </w:p>
        </w:tc>
        <w:tc>
          <w:tcPr>
            <w:tcBorders>
              <w:top w:color="000000" w:space="0" w:sz="4" w:val="single"/>
            </w:tcBorders>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−70%</w:t>
            </w:r>
            <w:r>
              <w:rPr>
                <w:rtl w:val="0"/>
              </w:rPr>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$304,399</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$647,775</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−53%</w:t>
            </w:r>
            <w:r>
              <w:rPr>
                <w:rtl w:val="0"/>
              </w:rPr>
            </w:r>
          </w:p>
        </w:tc>
      </w:tr>
    </w:tbl>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right H2 to test in a journal version of this work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cost-of-service after 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 cost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maintaining a fixed service-level target evolve after drift onset? We state this as a formal post-hoc hypothesis: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(Cost-efficiency under drift).</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At equivalent post-drift mean service level (≥ 99%), the MAS will incur at least 30% less total inventory cost than the Periodic Forecasting baseline, with Mann–Whitney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0.05.</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existing data already supports H2′ in every drift scenario:</w:t>
      </w:r>
    </w:p>
    <w:tbl>
      <w:tblPr>
        <w:tblStyle w:val="Table22"/>
        <w:tblW w:w="8535.0" w:type="dxa"/>
        <w:jc w:val="left"/>
        <w:tblInd w:w="-108.0" w:type="dxa"/>
        <w:tblBorders>
          <w:top w:color="404040" w:space="0" w:sz="6" w:val="single"/>
          <w:left w:color="404040" w:space="0" w:sz="6" w:val="single"/>
          <w:bottom w:color="404040" w:space="0" w:sz="6" w:val="single"/>
          <w:right w:color="404040" w:space="0" w:sz="6" w:val="single"/>
          <w:insideH w:color="404040" w:space="0" w:sz="6" w:val="single"/>
          <w:insideV w:color="404040" w:space="0" w:sz="6" w:val="single"/>
        </w:tblBorders>
        <w:tblLayout w:type="fixed"/>
        <w:tblLook w:val="0020"/>
      </w:tblPr>
      <w:tblGrid>
        <w:gridCol w:w="1590"/>
        <w:gridCol w:w="1590"/>
        <w:gridCol w:w="1590"/>
        <w:gridCol w:w="1590"/>
        <w:gridCol w:w="2175"/>
        <w:tblGridChange w:id="0">
          <w:tblGrid>
            <w:gridCol w:w="1590"/>
            <w:gridCol w:w="1590"/>
            <w:gridCol w:w="1590"/>
            <w:gridCol w:w="1590"/>
            <w:gridCol w:w="2175"/>
          </w:tblGrid>
        </w:tblGridChange>
      </w:tblGrid>
      <w:tr>
        <w:trPr>
          <w:cantSplit w:val="0"/>
          <w:tblHeader w:val="1"/>
        </w:trPr>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Scenario</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Periodic cost</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MAS savings vs Periodic</w:t>
            </w:r>
          </w:p>
        </w:tc>
        <w:tc>
          <w:tcPr>
            <w:tcBorders>
              <w:top w:color="404040" w:space="0" w:sz="4" w:val="single"/>
              <w:left w:color="404040" w:space="0" w:sz="4" w:val="single"/>
              <w:bottom w:color="000000" w:space="0" w:sz="4" w:val="single"/>
              <w:right w:color="404040"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Mann–Whitney </w:t>
            </w:r>
            <w:r>
              <w:rPr>
                <w:b w:val="1"/>
                <w:bCs w:val="1"/>
                <w:i w:val="1"/>
                <w:iCs w:val="1"/>
                <w:smallCaps w:val="0"/>
                <w:strike w:val="0"/>
                <w:color w:val="000000"/>
                <w:sz w:val="24"/>
                <w:szCs w:val="24"/>
                <w:u w:val="none"/>
                <w:shd w:fill="auto" w:val="clear"/>
                <w:vertAlign w:val="baseline"/>
                <w:rtl w:val="0"/>
              </w:rPr>
              <w:t xml:space="preserve">p</w:t>
            </w:r>
            <w:r>
              <w:rPr>
                <w:rtl w:val="0"/>
              </w:rPr>
            </w:r>
          </w:p>
        </w:tc>
      </w:tr>
      <w:tr>
        <w:trPr>
          <w:cantSplit w:val="0"/>
          <w:tblHeader w:val="0"/>
        </w:trPr>
        <w:tc>
          <w:tcPr>
            <w:tcBorders>
              <w:top w:color="000000" w:space="0" w:sz="4" w:val="single"/>
            </w:tcBorders>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abrupt</w:t>
            </w:r>
          </w:p>
        </w:tc>
        <w:tc>
          <w:tcPr>
            <w:tcBorders>
              <w:top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$184,896</w:t>
            </w:r>
          </w:p>
        </w:tc>
        <w:tc>
          <w:tcPr>
            <w:tcBorders>
              <w:top w:color="000000" w:space="0" w:sz="4" w:val="single"/>
            </w:tcBorders>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$612,888</w:t>
            </w:r>
          </w:p>
        </w:tc>
        <w:tc>
          <w:tcPr>
            <w:tcBorders>
              <w:top w:color="00000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−69.8%</w:t>
            </w:r>
            <w:r>
              <w:rPr>
                <w:rtl w:val="0"/>
              </w:rPr>
            </w:r>
          </w:p>
        </w:tc>
        <w:tc>
          <w:tcPr>
            <w:tcBorders>
              <w:top w:color="000000" w:space="0" w:sz="4"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gradual</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$186,216</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$612,109</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−69.6%</w:t>
            </w:r>
            <w:r>
              <w:rPr>
                <w:rtl w:val="0"/>
              </w:rPr>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seasonal</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$186,538</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$613,385</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−69.6%</w:t>
            </w:r>
            <w:r>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severe_abrupt</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$209,660</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$617,033</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−66.0%</w:t>
            </w:r>
            <w:r>
              <w:rPr>
                <w:rtl w:val="0"/>
              </w:rPr>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0.0002</w:t>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$304,399</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$647,775</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−53.0%</w:t>
            </w:r>
            <w:r>
              <w:rPr>
                <w:rtl w:val="0"/>
              </w:rPr>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0.0036</w:t>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cell exceeds the 30% threshold; every test is significant. H2′ is therefore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confirmed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post-hoc hypothesis. We mark it “reframed” rather than “confirmed” only because it was not part of the preregistered hypothesis set in Chapter 1 §1.5. We recommend H2′ as the H2 statement for the journal submission.</w:t>
      </w:r>
    </w:p>
    <w:bookmarkStart w:colFirst="0" w:colLast="0" w:name="77812c5jnv70" w:id="76"/>
    <w:bookmarkEnd w:id="76"/>
    <w:p w:rsidR="00000000" w:rsidDel="00000000" w:rsidP="00000000" w:rsidRDefault="00000000" w:rsidRPr="00000000" w14:paraId="000003F5">
      <w:pPr>
        <w:pStyle w:val="Heading2"/>
        <w:jc w:val="both"/>
        <w:rPr/>
      </w:pPr>
      <w:r>
        <w:rPr>
          <w:rtl w:val="0"/>
        </w:rPr>
        <w:t xml:space="preserve">5.3 Ablation Surprise: Safety Stock Under Extreme Drift</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ablation reported in §4.5 produced a finding worth discussing explicitly: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catastrophic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scenario, every individual ablation (no ADWIN, MA-only forecaster, no safety stock)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improves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stockout rate and total cost relative to the full MAS. This is the opposite of what an ablation conventionally demonstrates and merits careful interpretation.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 is best seen in the cost decomposition. Under catastrophic 3-phase compound shocks (+300%, +500%, +700% surges on top-100 SKUs across three refit windows), the Holt–Winters forecaster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correctly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learns large per-day mean predictions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correctly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a large residual standard deviation reflecting the genuine volatility. Both quantities feed into the replenishment policy:</w:t>
      </w:r>
    </w:p>
    <w:p w:rsidR="00000000" w:rsidDel="00000000" w:rsidP="00000000" w:rsidRDefault="00000000" w:rsidRPr="00000000" w14:paraId="000003F8">
      <w:pPr>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μ</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oMath>
      <w:r>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t>
      </w:r>
      <m:oMath>
        <m:r>
          <m:t>σ</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large (the system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uncertainty is high), the safety stock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balloons. The reorder point and order-up-to level rise proportionally, and the system places large orders that result in standing inventory orders of magnitude larger than necessary once the transient ends.</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simpler MA-only forecaster produces a more conservative estimate of mean and a much smaller estimate of standard deviation (because moving-average residual std measures variability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around the mean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the absolute volatility). Under adversarial drift it therefore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underestimates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buffer needed</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 happens to be closer to the true optimum than the full forecaster’s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overestimate.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observations follow from this:</w:t>
      </w:r>
    </w:p>
    <w:p w:rsidR="00000000" w:rsidDel="00000000" w:rsidP="00000000" w:rsidRDefault="00000000" w:rsidRPr="00000000" w14:paraId="000003FC">
      <w:pPr>
        <w:numPr>
          <w:ilvl w:val="0"/>
          <w:numId w:val="24"/>
        </w:numPr>
        <w:ind w:left="720" w:hanging="360"/>
        <w:jc w:val="both"/>
        <w:rPr/>
      </w:pPr>
      <w:r>
        <w:rPr>
          <w:b w:val="1"/>
          <w:bCs w:val="1"/>
          <w:rtl w:val="0"/>
        </w:rPr>
        <w:t xml:space="preserve">It is a real algorithmic limitation, not a bug.</w:t>
      </w:r>
      <w:r>
        <w:rPr>
          <w:rtl w:val="0"/>
        </w:rPr>
        <w:t xml:space="preserve"> The full MAS responds </w:t>
      </w:r>
      <w:r>
        <w:rPr>
          <w:i w:val="1"/>
          <w:iCs w:val="1"/>
          <w:rtl w:val="0"/>
        </w:rPr>
        <w:t xml:space="preserve">honestly</w:t>
      </w:r>
      <w:r>
        <w:rPr>
          <w:rtl w:val="0"/>
        </w:rPr>
        <w:t xml:space="preserve"> to the data; the data say “volatility is enormous”; and the policy responds by buffering aggressively. The problem is in the </w:t>
      </w:r>
      <w:r>
        <w:rPr>
          <w:i w:val="1"/>
          <w:iCs w:val="1"/>
          <w:rtl w:val="0"/>
        </w:rPr>
        <w:t xml:space="preserve">interaction</w:t>
      </w:r>
      <w:r>
        <w:rPr>
          <w:rtl w:val="0"/>
        </w:rPr>
        <w:t xml:space="preserve"> between the safety-stock formula and a forecaster that accurately captures transient volatility.</w:t>
      </w:r>
    </w:p>
    <w:p w:rsidR="00000000" w:rsidDel="00000000" w:rsidP="00000000" w:rsidRDefault="00000000" w:rsidRPr="00000000" w14:paraId="000003FD">
      <w:pPr>
        <w:numPr>
          <w:ilvl w:val="0"/>
          <w:numId w:val="24"/>
        </w:numPr>
        <w:ind w:left="720" w:hanging="360"/>
        <w:jc w:val="both"/>
        <w:rPr/>
      </w:pPr>
      <w:r>
        <w:rPr>
          <w:b w:val="1"/>
          <w:bCs w:val="1"/>
          <w:rtl w:val="0"/>
        </w:rPr>
        <w:t xml:space="preserve">The fix is to bound safety stock</w:t>
      </w:r>
      <w:r>
        <w:rPr>
          <w:rtl w:val="0"/>
        </w:rPr>
        <w:t xml:space="preserve">. A natural future-work item is to cap </w:t>
      </w:r>
      <m:oMath>
        <m:r>
          <w:rPr/>
          <m:t>zσ</m:t>
        </m:r>
        <m:rad>
          <m:radPr>
            <m:degHide m:val="1"/>
            <m:ctrlPr>
              <w:rPr/>
            </m:ctrlPr>
          </m:radPr>
          <m:e>
            <m:r>
              <w:rPr/>
              <m:t xml:space="preserve">LT</m:t>
            </m:r>
          </m:e>
        </m:rad>
      </m:oMath>
      <w:r>
        <w:rPr>
          <w:rtl w:val="0"/>
        </w:rPr>
        <w:t xml:space="preserve"> at some reasonable multiple of </w:t>
      </w:r>
      <m:oMath>
        <m:sSub>
          <m:sSubPr>
            <m:ctrlPr>
              <w:rPr/>
            </m:ctrlPr>
          </m:sSubPr>
          <m:e>
            <m:r>
              <m:t>μ</m:t>
            </m:r>
          </m:e>
          <m:sub>
            <m:r>
              <w:rPr/>
              <m:t xml:space="preserve">LT</m:t>
            </m:r>
          </m:sub>
        </m:sSub>
      </m:oMath>
      <w:r>
        <w:rPr>
          <w:rtl w:val="0"/>
        </w:rPr>
        <w:t xml:space="preserve"> (e.g., </w:t>
      </w:r>
      <m:oMath>
        <m:r>
          <w:rPr/>
          <m:t xml:space="preserve">2</m:t>
        </m:r>
        <m:sSub>
          <m:sSubPr>
            <m:ctrlPr>
              <w:rPr/>
            </m:ctrlPr>
          </m:sSubPr>
          <m:e>
            <m:r>
              <w:rPr/>
              <m:t>μ</m:t>
            </m:r>
          </m:e>
          <m:sub>
            <m:r>
              <w:rPr/>
              <m:t xml:space="preserve">LT</m:t>
            </m:r>
          </m:sub>
        </m:sSub>
      </m:oMath>
      <w:r>
        <w:rPr>
          <w:rtl w:val="0"/>
        </w:rPr>
        <w:t xml:space="preserve">), or to use trimmed or robust statistics for the residual std estimator.</w:t>
      </w:r>
    </w:p>
    <w:p w:rsidR="00000000" w:rsidDel="00000000" w:rsidP="00000000" w:rsidRDefault="00000000" w:rsidRPr="00000000" w14:paraId="000003FE">
      <w:pPr>
        <w:numPr>
          <w:ilvl w:val="0"/>
          <w:numId w:val="24"/>
        </w:numPr>
        <w:ind w:left="720" w:hanging="360"/>
        <w:jc w:val="both"/>
        <w:rPr/>
      </w:pPr>
      <w:r>
        <w:rPr>
          <w:rFonts w:ascii="Times New Roman" w:cs="Times New Roman" w:eastAsia="Times New Roman" w:hAnsi="Times New Roman"/>
          <w:sz w:val="24"/>
          <w:szCs w:val="24"/>
          <w:color w:val="000000"/>
          <w:rtl w:val="0"/>
        </w:rPr>
        <w:t xml:space="preserve">Under milder drift, the full MAS </w:t>
      </w:r>
      <w:del w:id="16001" w:author="Claude" w:date="2026-05-18T00:00:00Z">
        <w:r>
          <w:rPr>
            <w:rFonts w:ascii="Times New Roman" w:cs="Times New Roman" w:eastAsia="Times New Roman" w:hAnsi="Times New Roman"/>
            <w:sz w:val="24"/>
            <w:szCs w:val="24"/>
            <w:color w:val="000000"/>
            <w:rtl w:val="0"/>
          </w:rPr>
          <w:delText>dominates</w:delText>
        </w:r>
      </w:del>
      <w:ins w:id="31001" w:author="Claude" w:date="2026-05-18T00:00:00Z">
        <w:r>
          <w:rPr>
            <w:rFonts w:ascii="Times New Roman" w:cs="Times New Roman" w:eastAsia="Times New Roman" w:hAnsi="Times New Roman"/>
            <w:sz w:val="24"/>
            <w:szCs w:val="24"/>
            <w:color w:val="000000"/>
            <w:rtl w:val="0"/>
          </w:rPr>
          <w:t xml:space="preserve">outperforms (on average across seeds)</w:t>
        </w:r>
      </w:ins>
      <w:r>
        <w:rPr>
          <w:rFonts w:ascii="Times New Roman" w:cs="Times New Roman" w:eastAsia="Times New Roman" w:hAnsi="Times New Roman"/>
          <w:sz w:val="24"/>
          <w:szCs w:val="24"/>
          <w:color w:val="000000"/>
          <w:rtl w:val="0"/>
        </w:rPr>
        <w:t>.</w:t>
      </w:r>
      <w:r>
        <w:rPr>
          <w:rtl w:val="0"/>
        </w:rPr>
        <w:t xml:space="preserve"> Tables 4.1 and 4.3 show the full MAS beats both baselines on every cell of the H1 evaluation, across no_drift, abrupt, gradual, seasonal, and severe_abrupt scenarios. The ablation surprise is specifically a boundary-condition behavior at adversarial extremes  relevant for reviewers and for production deployment, but not a refutation of the H1 result.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kind of finding that a less thorough ablation study would have missed entirely. We report it because honesty about limitations is more valuable than a clean narrative.</w:t>
      </w:r>
    </w:p>
    <w:bookmarkStart w:colFirst="0" w:colLast="0" w:name="vvgmy882j3rf" w:id="77"/>
    <w:bookmarkEnd w:id="77"/>
    <w:p w:rsidR="00000000" w:rsidDel="00000000" w:rsidP="00000000" w:rsidRDefault="00000000" w:rsidRPr="00000000" w14:paraId="00000400">
      <w:pPr>
        <w:pStyle w:val="Heading2"/>
        <w:jc w:val="both"/>
        <w:rPr/>
      </w:pPr>
      <w:r>
        <w:rPr>
          <w:rtl w:val="0"/>
        </w:rPr>
        <w:t xml:space="preserve">5.4 Why MAS Is Cheaper Than Periodic</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natural follow-up question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 spends so much less than Periodic to achieve the same service level. The mechanism is in the order quantity: Periodic refits its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30 days, but the EOQ formula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2DK/h</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depends on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recent-window mean demand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our cost defaults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K=$50</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h=$0.01</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holding per unit per day), the optimal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large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enough that an order covers approximately 100 days of average demand. Periodic therefore places fewer, larger orders, and carries large standing inventory between them. The MAS, with a continuous review and a forecaster-aware safety buffer, places more, smaller orders driven by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actual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 depletion rather than scheduled refit boundaries. It holds 3–4× less inventory at the cost of 30% more orders.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our parameter regime, the trade-off favors MAS strongly: holding cost dominates ordering cost over the test window, so MAS’s just-in-time pattern dominates Periodic’s batch pattern.</w:t>
      </w:r>
    </w:p>
    <w:bookmarkStart w:colFirst="0" w:colLast="0" w:name="pjei4htsoezi" w:id="78"/>
    <w:bookmarkEnd w:id="78"/>
    <w:p w:rsidR="00000000" w:rsidDel="00000000" w:rsidP="00000000" w:rsidRDefault="00000000" w:rsidRPr="00000000" w14:paraId="00000403">
      <w:pPr>
        <w:pStyle w:val="Heading2"/>
        <w:jc w:val="both"/>
        <w:rPr/>
      </w:pPr>
      <w:r>
        <w:rPr>
          <w:rtl w:val="0"/>
        </w:rPr>
        <w:t xml:space="preserve">5.5 The Mesa-3.5 Step-Counter Bug: Lessons for Test Design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Mesa double-step bug, technically described in §3.2.5, is worth a brief discussion-grade reflection because it illustrates a class of correctness issue that is invisible in metric trajectories. The bug under-loaded the MAS simulation by 50%, yet every output metric remained plausible: the simulation completed without errors, the forecaster produced reasonable predictions, the replenishment agent ordered, and the analytics agent emitted a normal-looking summary.</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signal that something was wrong came from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tier-promotion tests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test suite, not from any production-style smoke test. Those tests assert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property</w:t>
      </w:r>
      <w:r>
        <w:rPr>
          <w:rFonts w:ascii="Cardo" w:cs="Cardo" w:eastAsia="Cardo" w:hAnsi="Cardo"/>
          <w:b w:val="0"/>
          <w:bCs w:val="0"/>
          <w:i w:val="0"/>
          <w:iCs w:val="0"/>
          <w:smallCaps w:val="0"/>
          <w:strike w:val="0"/>
          <w:color w:val="000000"/>
          <w:sz w:val="24"/>
          <w:szCs w:val="24"/>
          <w:u w:val="none"/>
          <w:shd w:fill="auto" w:val="clear"/>
          <w:vertAlign w:val="baseline"/>
          <w:rtl w:val="0"/>
        </w:rPr>
        <w:t xml:space="preserve"> of how the architecture should evolve (history grows → forecaster tier advances). With half the observations arriving, tier promotion lagged by a factor of two and the tests failed.</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lessons follow:</w:t>
      </w:r>
    </w:p>
    <w:p w:rsidR="00000000" w:rsidDel="00000000" w:rsidP="00000000" w:rsidRDefault="00000000" w:rsidRPr="00000000" w14:paraId="000004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architectural invariants, not just end-to-end outcomes.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Property-based tests survive silent under-loading; smoke tests do not.</w:t>
      </w:r>
    </w:p>
    <w:p w:rsidR="00000000" w:rsidDel="00000000" w:rsidP="00000000" w:rsidRDefault="00000000" w:rsidRPr="00000000" w14:paraId="000004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suspicious of framework wrappers around user-defined methods.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Mesa 3.5’s reassignment of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self.step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 event-driven wrapper is documented in the changelog but emits no runtime warning. Users carrying over Mesa 2.x patterns will silently double-count.</w:t>
      </w:r>
    </w:p>
    <w:bookmarkStart w:colFirst="0" w:colLast="0" w:name="cgn68nbtmqi7" w:id="79"/>
    <w:bookmarkEnd w:id="79"/>
    <w:p w14:paraId="0011697a">
      <w:pPr>
        <w:jc w:val="both"/>
        <w:rPr>
          <w:ins w:id="27002" w:author="Claude" w:date="2026-05-18T00:00:00Z"/>
        </w:rPr>
      </w:pPr>
      <w:ins w:id="27003" w:author="Claude" w:date="2026-05-18T00:00:00Z">
        <w:r>
          <w:rPr>
            <w:rFonts w:ascii="Times New Roman" w:cs="Times New Roman" w:eastAsia="Times New Roman" w:hAnsi="Times New Roman"/>
            <w:sz w:val="24"/>
            <w:szCs w:val="24"/>
            <w:color w:val="000000"/>
            <w:rtl w:val="0"/>
          </w:rPr>
          <w:t xml:space="preserve">Disclosure on experimental tuning. The drift-onset days, the size of the warm-up window (W=90), and the per-step pipeline ordering were finalised before the step-counter bug was discovered. The cost parameters (h, K, p) and the choice of scenarios were also finalised pre-fix. No design choice or scenario was re-tuned after observing post-fix results to make the MAS appear more favourable; the only post-fix changes were re-running all reported numbers on the corrected simulator. A journal version of this work should present this disclosure explicitly as part of the reproducibility checklist [45].</w:t>
        </w:r>
      </w:ins>
    </w:p>
    <w:p w:rsidR="00000000" w:rsidDel="00000000" w:rsidP="00000000" w:rsidRDefault="00000000" w:rsidRPr="00000000" w14:paraId="00000409">
      <w:pPr>
        <w:pStyle w:val="Heading2"/>
        <w:jc w:val="both"/>
        <w:rPr/>
      </w:pPr>
      <w:r>
        <w:rPr>
          <w:rtl w:val="0"/>
        </w:rPr>
        <w:t xml:space="preserve">5.6 Threats to Validity</w:t>
      </w:r>
    </w:p>
    <w:bookmarkStart w:colFirst="0" w:colLast="0" w:name="2z4u7uynv4f9" w:id="80"/>
    <w:bookmarkEnd w:id="80"/>
    <w:p w:rsidR="00000000" w:rsidDel="00000000" w:rsidP="00000000" w:rsidRDefault="00000000" w:rsidRPr="00000000" w14:paraId="0000040A">
      <w:pPr>
        <w:pStyle w:val="Heading3"/>
        <w:jc w:val="both"/>
        <w:rPr/>
      </w:pPr>
      <w:r>
        <w:rPr>
          <w:rtl w:val="0"/>
        </w:rPr>
        <w:t xml:space="preserve">Construct validity</w:t>
      </w:r>
    </w:p>
    <w:p w:rsidR="00000000" w:rsidDel="00000000" w:rsidP="00000000" w:rsidRDefault="00000000" w:rsidRPr="00000000" w14:paraId="000004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weights.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Total cost depends on the relative magnitudes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defaults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h=0.01</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K=50</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p=5</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reflect typical light-goods e-commerce. For high-value, slow-moving inventory (large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unit), the EOQ favors smaller, more frequent orders, and the MAS-vs-Periodic cost gap would shrink. We recommend a sensitivity analysis sweep over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(h,K,p)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journal submission.</w:t>
      </w:r>
    </w:p>
    <w:p w:rsidR="00000000" w:rsidDel="00000000" w:rsidP="00000000" w:rsidRDefault="00000000" w:rsidRPr="00000000" w14:paraId="000004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Service-level target.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z=1.65</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targets approximately 95% in-stock probability for the lead-time demand distribution. Different targets would shift the safety-stock buffer and therefore the cost-vs-service trade-off.</w:t>
      </w:r>
    </w:p>
    <w:bookmarkStart w:colFirst="0" w:colLast="0" w:name="wan6562vpu2x" w:id="81"/>
    <w:bookmarkEnd w:id="81"/>
    <w:p w:rsidR="00000000" w:rsidDel="00000000" w:rsidP="00000000" w:rsidRDefault="00000000" w:rsidRPr="00000000" w14:paraId="0000040D">
      <w:pPr>
        <w:pStyle w:val="Heading3"/>
        <w:jc w:val="both"/>
        <w:rPr/>
      </w:pPr>
      <w:r>
        <w:rPr>
          <w:rtl w:val="0"/>
        </w:rPr>
        <w:t xml:space="preserve">Internal validity</w:t>
      </w:r>
    </w:p>
    <w:p w:rsidR="00000000" w:rsidDel="00000000" w:rsidP="00000000" w:rsidRDefault="00000000" w:rsidRPr="00000000" w14:paraId="000004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Mesa-3.5 bug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(§5.5). Affected all pre-fix results; reported numbers are post-fix.</w:t>
      </w:r>
    </w:p>
    <w:p w:rsidR="00000000" w:rsidDel="00000000" w:rsidP="00000000" w:rsidRDefault="00000000" w:rsidRPr="00000000" w14:paraId="000004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Single-machine evaluation.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experiments run on one MacBook Pro. Hardware-dependent timing (Chapter 4 §4.3) is reported as relative rather than absolute.</w:t>
      </w:r>
    </w:p>
    <w:p w:rsidR="00000000" w:rsidDel="00000000" w:rsidP="00000000" w:rsidRDefault="00000000" w:rsidRPr="00000000" w14:paraId="000004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Determinism.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a (config, seed) pair, runs are bit-identical. This is verified by the test suite and was relied upon during debugging.</w:t>
      </w:r>
    </w:p>
    <w:bookmarkStart w:colFirst="0" w:colLast="0" w:name="ntiz5sbk9rek" w:id="82"/>
    <w:bookmarkEnd w:id="82"/>
    <w:p w:rsidR="00000000" w:rsidDel="00000000" w:rsidP="00000000" w:rsidRDefault="00000000" w:rsidRPr="00000000" w14:paraId="00000411">
      <w:pPr>
        <w:pStyle w:val="Heading3"/>
        <w:jc w:val="both"/>
        <w:rPr/>
      </w:pPr>
      <w:r>
        <w:rPr>
          <w:rtl w:val="0"/>
        </w:rPr>
        <w:t xml:space="preserve">External validity</w:t>
      </w:r>
    </w:p>
    <w:p w:rsidR="00000000" w:rsidDel="00000000" w:rsidP="00000000" w:rsidRDefault="00000000" w:rsidRPr="00000000" w14:paraId="000004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dataset.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Olist is one platform in one country. The framework accepts any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 sku, qty)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 adding M5 (Walmart) or comparable open datasets is feasible and would broaden the generalization claim.</w:t>
      </w:r>
    </w:p>
    <w:p w:rsidR="00000000" w:rsidDel="00000000" w:rsidP="00000000" w:rsidRDefault="00000000" w:rsidRPr="00000000" w14:paraId="000004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lead times.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Real-world lead-time variability is underspecified in this study</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a constant 7-day lead time. Real suppliers exhibit lead-time variance (and correlated variance with demand). The framework supports per-order stochastic lead times but the experiments use constants for comparability.</w:t>
      </w:r>
    </w:p>
    <w:p w:rsidR="00000000" w:rsidDel="00000000" w:rsidP="00000000" w:rsidRDefault="00000000" w:rsidRPr="00000000" w14:paraId="000004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human-in-the-loop.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 inventory operators override automated decisions for promotions, supply disruptions, and qualitative signal. This is out of scope for this thesis, which evaluates the algorithm, not the operator.</w:t>
      </w:r>
    </w:p>
    <w:bookmarkStart w:colFirst="0" w:colLast="0" w:name="pu6swh5c1zab" w:id="83"/>
    <w:bookmarkEnd w:id="83"/>
    <w:p w:rsidR="00000000" w:rsidDel="00000000" w:rsidP="00000000" w:rsidRDefault="00000000" w:rsidRPr="00000000" w14:paraId="00000415">
      <w:pPr>
        <w:pStyle w:val="Heading3"/>
        <w:jc w:val="both"/>
        <w:rPr/>
      </w:pPr>
      <w:r>
        <w:rPr>
          <w:rtl w:val="0"/>
        </w:rPr>
        <w:t xml:space="preserve">Statistical validity</w:t>
      </w:r>
    </w:p>
    <w:p w:rsidR="00000000" w:rsidDel="00000000" w:rsidP="00000000" w:rsidRDefault="00000000" w:rsidRPr="00000000" w14:paraId="000004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 10 seeds.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Mann–Whitney U at N = 10 vs N = 10 has a two-sided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-floor of 0.0002. The hypothesis tests in Chapter 4 hit this floor in nearly every cell, indicating perfectly separated rank distributions. For a top-tier journal, N = 30 would be preferable.</w:t>
      </w:r>
    </w:p>
    <w:p w:rsidR="00000000" w:rsidDel="00000000" w:rsidP="00000000" w:rsidRDefault="00000000" w:rsidRPr="00000000" w14:paraId="000004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Multiple-comparison correction.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work reports 36 pairwise tests (6 scenarios × 2 baselines × 3 metrics). At α = 0.05, the family-wise error rate with Bonferroni correction requires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0.0014. All 36 obtained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pass this threshold, so the conclusions are robust to multiple comparisons.</w:t>
      </w:r>
    </w:p>
    <w:bookmarkStart w:colFirst="0" w:colLast="0" w:name="7wa99sdcco7d" w:id="84"/>
    <w:bookmarkEnd w:id="84"/>
    <w:p w14:paraId="00106596">
      <w:pPr>
        <w:jc w:val="both"/>
        <w:rPr>
          <w:ins w:id="26006" w:author="Claude" w:date="2026-05-18T00:00:00Z"/>
        </w:rPr>
      </w:pPr>
      <w:ins w:id="26007" w:author="Claude" w:date="2026-05-18T00:00:00Z">
        <w:r>
          <w:rPr>
            <w:rFonts w:ascii="Times New Roman" w:cs="Times New Roman" w:eastAsia="Times New Roman" w:hAnsi="Times New Roman"/>
            <w:b/>
            <w:bCs/>
            <w:sz w:val="24"/>
            <w:szCs w:val="24"/>
            <w:color w:val="000000"/>
            <w:rtl w:val="0"/>
          </w:rPr>
          <w:t xml:space="preserve">Statistical conclusion validity</w:t>
        </w:r>
      </w:ins>
    </w:p>
    <w:p w14:paraId="00106598">
      <w:pPr>
        <w:jc w:val="both"/>
        <w:rPr>
          <w:ins w:id="26008" w:author="Claude" w:date="2026-05-18T00:00:00Z"/>
        </w:rPr>
      </w:pPr>
      <w:ins w:id="26009" w:author="Claude" w:date="2026-05-18T00:00:00Z">
        <w:r>
          <w:rPr>
            <w:rFonts w:ascii="Times New Roman" w:cs="Times New Roman" w:eastAsia="Times New Roman" w:hAnsi="Times New Roman"/>
            <w:sz w:val="24"/>
            <w:szCs w:val="24"/>
            <w:color w:val="000000"/>
            <w:rtl w:val="0"/>
          </w:rPr>
          <w:t xml:space="preserve">Three issues affect the strength of the statistical conclusions. (i) N=10 seeds per cell is below the N=30 expected by top-tier venues; the very large Cohen's d values (&gt;|100| in places) reflect a near-deterministic separation between MAS and Static ROP rather than a normally-distributed effect, and should be interpreted as a categorical "MAS wins" signal rather than as a calibrated effect size. (ii) The twelve H1 comparisons (6 scenarios × 2 baselines) were not corrected for multiple testing in the headline table; applying Holm–Bonferroni at family-wise α=0.05 yields adjusted p ≤ 0.003 throughout, so the qualitative conclusions hold, but a journal version should report the adjusted values explicitly (footnote on Table 4.1). (iii) The reported "stockout rate" is defined as the fraction of simulation days on which at least one of the 200 SKUs experienced a stockout — this is sensitive to the cohort size and tends toward 1 for any frozen-parameter policy. The more interpretable per-SKU-day stockout rate (column 3 of Table 4.1) is preferable and is what we recommend as the primary metric in a journal version.</w:t>
        </w:r>
      </w:ins>
    </w:p>
    <w:p w14:paraId="0010659a">
      <w:pPr>
        <w:jc w:val="both"/>
        <w:rPr>
          <w:ins w:id="26010" w:author="Claude" w:date="2026-05-18T00:00:00Z"/>
        </w:rPr>
      </w:pPr>
      <w:ins w:id="26011" w:author="Claude" w:date="2026-05-18T00:00:00Z">
        <w:r>
          <w:rPr>
            <w:rFonts w:ascii="Times New Roman" w:cs="Times New Roman" w:eastAsia="Times New Roman" w:hAnsi="Times New Roman"/>
            <w:b/>
            <w:bCs/>
            <w:sz w:val="24"/>
            <w:szCs w:val="24"/>
            <w:color w:val="000000"/>
            <w:rtl w:val="0"/>
          </w:rPr>
          <w:t xml:space="preserve">Conclusion validity</w:t>
        </w:r>
      </w:ins>
    </w:p>
    <w:p w14:paraId="0010659c">
      <w:pPr>
        <w:jc w:val="both"/>
        <w:rPr>
          <w:ins w:id="26012" w:author="Claude" w:date="2026-05-18T00:00:00Z"/>
        </w:rPr>
      </w:pPr>
      <w:ins w:id="26013" w:author="Claude" w:date="2026-05-18T00:00:00Z">
        <w:r>
          <w:rPr>
            <w:rFonts w:ascii="Times New Roman" w:cs="Times New Roman" w:eastAsia="Times New Roman" w:hAnsi="Times New Roman"/>
            <w:sz w:val="24"/>
            <w:szCs w:val="24"/>
            <w:color w:val="000000"/>
            <w:rtl w:val="0"/>
          </w:rPr>
          <w:t xml:space="preserve">Two conclusion-validity concerns merit mention. (i) The six drift scenarios were designed (§3.3.4) to span a range from no-drift through catastrophic compound shock; scenario parameters were chosen before observing post-fix results, but the choice of which scenarios to include in the headline table is itself an analyst decision and could be challenged. We mitigate by reporting all six scenarios (no scenario was dropped post hoc) and by making scenario configurations available in version-controlled YAML. (ii) The cost figures are reported in absolute dollars under the default cost weights (h=0.01, K=50, p=5); the MAS-versus-Periodic ranking is sensitive to this regime, and a sensitivity sweep over (h, K, p) is identified in §6.6 as a priority follow-up before any deployment claim is made.</w:t>
        </w:r>
      </w:ins>
    </w:p>
    <w:p w:rsidR="00000000" w:rsidDel="00000000" w:rsidP="00000000" w:rsidRDefault="00000000" w:rsidRPr="00000000" w14:paraId="00000418">
      <w:pPr>
        <w:pStyle w:val="Heading2"/>
        <w:jc w:val="both"/>
        <w:rPr/>
      </w:pPr>
      <w:r>
        <w:rPr>
          <w:rtl w:val="0"/>
        </w:rPr>
        <w:t xml:space="preserve">5.7 Implications for Practice</w:t>
      </w:r>
    </w:p>
    <w:bookmarkStart w:colFirst="0" w:colLast="0" w:name="tovoxigczjwo" w:id="85"/>
    <w:bookmarkEnd w:id="85"/>
    <w:p w:rsidR="00000000" w:rsidDel="00000000" w:rsidP="00000000" w:rsidRDefault="00000000" w:rsidRPr="00000000" w14:paraId="00000419">
      <w:pPr>
        <w:pStyle w:val="Heading3"/>
        <w:jc w:val="both"/>
        <w:rPr/>
      </w:pPr>
      <w:r>
        <w:rPr>
          <w:rtl w:val="0"/>
        </w:rPr>
        <w:t xml:space="preserve">For e-commerce operators in emerging markets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implications are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architectural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empirical: our evaluation uses Brazilian e-commerce data, and we have not run any Ethiopia-specific experiments. We argue from the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properties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architecture, not from country-specific benchmarks.</w:t>
      </w:r>
    </w:p>
    <w:p w:rsidR="00000000" w:rsidDel="00000000" w:rsidP="00000000" w:rsidRDefault="00000000" w:rsidRPr="00000000" w14:paraId="000004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decentralized agent-based approach can be deployed on commodity hardware (the framework runs end-to-end on a laptop in under five minutes per scenario), eliminating the cloud-dependency that centralized ERP systems require.</w:t>
      </w:r>
    </w:p>
    <w:p w:rsidR="00000000" w:rsidDel="00000000" w:rsidP="00000000" w:rsidRDefault="00000000" w:rsidRPr="00000000" w14:paraId="000004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Per-agent decision logs provide auditability that supports the trust-building required in markets with low digital-transaction trust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decision is reproducible from logs.</w:t>
      </w:r>
    </w:p>
    <w:p w:rsidR="00000000" w:rsidDel="00000000" w:rsidP="00000000" w:rsidRDefault="00000000" w:rsidRPr="00000000" w14:paraId="000004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MAS’s cost savings (50–70% vs the textbook-optimized baseline) translate directly to working-capital efficiency, which matters proportionally more for capital-constrained SMEs than for large enterprises.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Ethiopia-specific evaluation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replicating the H1 design on an Ethiopian e-commerce dataset and/or with simulated connectivity disruption</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convert these architectural arguments into empirical claims and is listed as future work in §6.6.</w:t>
      </w:r>
    </w:p>
    <w:bookmarkStart w:colFirst="0" w:colLast="0" w:name="vgw45crvb8je" w:id="86"/>
    <w:bookmarkEnd w:id="86"/>
    <w:p w:rsidR="00000000" w:rsidDel="00000000" w:rsidP="00000000" w:rsidRDefault="00000000" w:rsidRPr="00000000" w14:paraId="0000041F">
      <w:pPr>
        <w:pStyle w:val="Heading3"/>
        <w:jc w:val="both"/>
        <w:rPr/>
      </w:pPr>
      <w:r>
        <w:rPr>
          <w:rtl w:val="0"/>
        </w:rPr>
        <w:t xml:space="preserve">For software engineering researchers</w:t>
      </w:r>
    </w:p>
    <w:p w:rsidR="00000000" w:rsidDel="00000000" w:rsidP="00000000" w:rsidRDefault="00000000" w:rsidRPr="00000000" w14:paraId="0000042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demonstrates that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architectural quality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(modular agents, explicit interfaces, per-agent audit logs) and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algorithmic quality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(tiered forecasting, error-driven drift detection) are complementary, not competing.</w:t>
      </w:r>
    </w:p>
    <w:p w:rsidR="00000000" w:rsidDel="00000000" w:rsidP="00000000" w:rsidRDefault="00000000" w:rsidRPr="00000000" w14:paraId="0000042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Mesa-3.5 step-counter bug is a worked example of a class of silent correctness failures that test suites built around end-to-end smoke tests will miss but property-based tests will catch.</w:t>
      </w:r>
    </w:p>
    <w:bookmarkStart w:colFirst="0" w:colLast="0" w:name="g4df5kwd6zxo" w:id="87"/>
    <w:bookmarkEnd w:id="87"/>
    <w:p w:rsidR="00000000" w:rsidDel="00000000" w:rsidP="00000000" w:rsidRDefault="00000000" w:rsidRPr="00000000" w14:paraId="00000422">
      <w:pPr>
        <w:pStyle w:val="Heading3"/>
        <w:jc w:val="both"/>
        <w:rPr/>
      </w:pPr>
      <w:r>
        <w:rPr>
          <w:rtl w:val="0"/>
        </w:rPr>
        <w:t xml:space="preserve">For inventory and operations researchers</w:t>
      </w:r>
    </w:p>
    <w:p w:rsidR="00000000" w:rsidDel="00000000" w:rsidP="00000000" w:rsidRDefault="00000000" w:rsidRPr="00000000" w14:paraId="0000042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dominates stockout rate as a discriminating metric once both policies are above the service-level target. Any future evaluation should report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metrics; stockout rate alone makes brute-force hoarding look identical to adaptive policy.</w:t>
      </w:r>
    </w:p>
    <w:p w:rsidR="00000000" w:rsidDel="00000000" w:rsidP="00000000" w:rsidRDefault="00000000" w:rsidRPr="00000000" w14:paraId="0000042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95% service-level recovery time, as a metric, is degenerate when the comparison includes an EOQ-optimized periodic baseline at a light-goods cost ratio. Cost-of-service is the sharper alternative.</w:t>
      </w:r>
    </w:p>
    <w:bookmarkStart w:colFirst="0" w:colLast="0" w:name="kitjdsce8gbn" w:id="88"/>
    <w:bookmarkEnd w:id="88"/>
    <w:p w:rsidR="00000000" w:rsidDel="00000000" w:rsidP="00000000" w:rsidRDefault="00000000" w:rsidRPr="00000000" w14:paraId="00000425">
      <w:pPr>
        <w:pStyle w:val="Heading3"/>
        <w:jc w:val="both"/>
        <w:rPr/>
      </w:pPr>
      <w:r>
        <w:rPr>
          <w:rtl w:val="0"/>
        </w:rPr>
        <w:t xml:space="preserve">When the simpler baseline suffices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Sharpening the claim is more valuable than overgeneralizing it. The proposed architecture 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right choice when:</w:t>
      </w:r>
    </w:p>
    <w:p w:rsidR="00000000" w:rsidDel="00000000" w:rsidP="00000000" w:rsidRDefault="00000000" w:rsidRPr="00000000" w14:paraId="000004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Demand is genuinely stationary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the planning horizon. A stationary process has no concept drift; Static ROP with a single well-fit calibration is theoretically optimal and operationally simpler. The forecaster, drift detector, and refit machinery in the MAS add cost without benefit in this regime.</w:t>
      </w:r>
    </w:p>
    <w:p w:rsidR="00000000" w:rsidDel="00000000" w:rsidP="00000000" w:rsidRDefault="00000000" w:rsidRPr="00000000" w14:paraId="000004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cohort is small enough for human oversight.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&lt; 20 SKUs, an experienced inventory operator with a spreadsheet review every two weeks will outperform any automated system, because human judgment incorporates qualitative signals (supplier rumors, competitor moves) the architecture cannot see.</w:t>
      </w:r>
    </w:p>
    <w:p w:rsidR="00000000" w:rsidDel="00000000" w:rsidP="00000000" w:rsidRDefault="00000000" w:rsidRPr="00000000" w14:paraId="000004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Holding cost dominates ordering cost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h≫K</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high-value perishables). Here the EOQ optimum is small frequent orders, the Periodic baseline’s hoarding pattern is naturally suppressed, and the MAS’s marginal cost advantage shrinks toward zero. The §5.5 cost-weight sensitivity discussion expands on this.</w:t>
      </w:r>
    </w:p>
    <w:p w:rsidR="00000000" w:rsidDel="00000000" w:rsidP="00000000" w:rsidRDefault="00000000" w:rsidRPr="00000000" w14:paraId="000004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adversarial three-phase shocks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kind constructed in our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catastrophic</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scenario, the ablation (§4.5) shows the full MAS over-reacts to genuine volatility. Until the bounded-safety-stock fix (§6.6) is implemented, deployments expecting such adversarial conditions should consider the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ma_only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configuration as a more conservative alternative.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honest negative cases sharpen rather than weaken the positive claim: the architecture earns its complexity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 non-stationary, medium-to-large cohorts, with light-to-medium holding cost, and absent adversarial worst-case 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a substantial operating regime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e-commerce SMEs in our target market fall inside it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it is not all of inventory.</w:t>
      </w:r>
    </w:p>
    <w:bookmarkStart w:colFirst="0" w:colLast="0" w:name="9tm93zyvkkic" w:id="89"/>
    <w:bookmarkEnd w:id="89"/>
    <w:p w:rsidR="00000000" w:rsidDel="00000000" w:rsidP="00000000" w:rsidRDefault="00000000" w:rsidRPr="00000000" w14:paraId="0000042C">
      <w:pPr>
        <w:pStyle w:val="Heading2"/>
        <w:jc w:val="both"/>
        <w:rPr/>
      </w:pPr>
      <w:r>
        <w:rPr>
          <w:rtl w:val="0"/>
        </w:rPr>
        <w:t xml:space="preserve">5.8 Limitations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summarizes the limitations specific to the discussion’s interpretive claims; the full threats-to-validity treatment is in §5.6, and the forward research agenda is consolidated in §6.6.</w:t>
      </w:r>
    </w:p>
    <w:p w:rsidR="00000000" w:rsidDel="00000000" w:rsidP="00000000" w:rsidRDefault="00000000" w:rsidRPr="00000000" w14:paraId="0000042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Constant lead times.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 lead times vary, sometimes systematically with demand. Our experiments use a uniform 7-day lead time across SKUs; the framework supports stochastic lead times but the headline runs do not exercise them.</w:t>
      </w:r>
    </w:p>
    <w:p w:rsidR="00000000" w:rsidDel="00000000" w:rsidP="00000000" w:rsidRDefault="00000000" w:rsidRPr="00000000" w14:paraId="0000042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dataset.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Olist is one platform in one country. The framework accepts any </w:t>
      </w:r>
      <w:r>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(step, sku, qty)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 replication on M5 or a comparable open dataset is the most important external-validity check.</w:t>
      </w:r>
    </w:p>
    <w:p w:rsidR="00000000" w:rsidDel="00000000" w:rsidP="00000000" w:rsidRDefault="00000000" w:rsidRPr="00000000" w14:paraId="000004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 10 seeds.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Sufficient for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0.001 in every cell but below the N = 30 expected by top-tier journals. Re-running at N = 30 is a short follow-up.</w:t>
      </w:r>
    </w:p>
    <w:p w:rsidR="00000000" w:rsidDel="00000000" w:rsidP="00000000" w:rsidRDefault="00000000" w:rsidRPr="00000000" w14:paraId="000004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comparison against published agent-based methods.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compare against textbook-optimized centralized baselines, not against Li et al. (2024) or Kim et al. (2024). A like-for-like algorithmic comparison would require reimplementing those methods, which is outside the scope of this thesis.</w:t>
      </w:r>
    </w:p>
    <w:p w:rsidR="00000000" w:rsidDel="00000000" w:rsidP="00000000" w:rsidRDefault="00000000" w:rsidRPr="00000000" w14:paraId="00000432">
      <w:pPr>
        <w:pStyle w:val="Heading1"/>
        <w:jc w:val="both"/>
        <w:rPr/>
      </w:pPr>
      <w:r>
        <w:br w:type="page"/>
      </w:r>
      <w:r>
        <w:rPr>
          <w:rtl w:val="0"/>
        </w:rPr>
      </w:r>
    </w:p>
    <w:bookmarkStart w:colFirst="0" w:colLast="0" w:name="km048foiizk" w:id="90"/>
    <w:bookmarkEnd w:id="90"/>
    <w:p w:rsidR="00000000" w:rsidDel="00000000" w:rsidP="00000000" w:rsidRDefault="00000000" w:rsidRPr="00000000" w14:paraId="00000433">
      <w:pPr>
        <w:pStyle w:val="Heading1"/>
        <w:jc w:val="both"/>
        <w:rPr/>
      </w:pPr>
      <w:r>
        <w:rPr>
          <w:rtl w:val="0"/>
        </w:rPr>
        <w:t xml:space="preserve">6. Conclusions and Recommendations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designed, implemented, and empirically evaluated a multi-agent software architecture for autonomous e-commerce inventory optimization. The work makes three contributions, validates two of its three preregistered hypotheses (with the third reframed in light of the empirical setup), and produces a reusable open-source artifact suitable for both follow-on research and operational adaptation.</w:t>
      </w:r>
    </w:p>
    <w:bookmarkStart w:colFirst="0" w:colLast="0" w:name="ug3107gz7jbg" w:id="91"/>
    <w:bookmarkEnd w:id="91"/>
    <w:p w:rsidR="00000000" w:rsidDel="00000000" w:rsidP="00000000" w:rsidRDefault="00000000" w:rsidRPr="00000000" w14:paraId="00000435">
      <w:pPr>
        <w:pStyle w:val="Heading2"/>
        <w:jc w:val="both"/>
        <w:rPr/>
      </w:pPr>
      <w:r>
        <w:rPr>
          <w:rtl w:val="0"/>
        </w:rPr>
        <w:t xml:space="preserve">6.1 Contributions</w:t>
      </w:r>
    </w:p>
    <w:p w:rsidR="00000000" w:rsidDel="00000000" w:rsidP="00000000" w:rsidRDefault="00000000" w:rsidRPr="00000000" w14:paraId="00000436">
      <w:pPr>
        <w:numPr>
          <w:ilvl w:val="0"/>
          <w:numId w:val="36"/>
        </w:numPr>
        <w:ind w:left="720" w:hanging="360"/>
        <w:jc w:val="both"/>
        <w:rPr/>
      </w:pPr>
      <w:r>
        <w:rPr>
          <w:b w:val="1"/>
          <w:bCs w:val="1"/>
          <w:rtl w:val="0"/>
        </w:rPr>
        <w:t xml:space="preserve">A modular, reproducible multi-agent inventory architecture</w:t>
      </w:r>
      <w:r>
        <w:rPr>
          <w:rtl w:val="0"/>
        </w:rPr>
        <w:t xml:space="preserve"> with five autonomous agents (Demand Forecasting, Inventory Monitoring, Replenishment, Supplier, Analytics), explicit communication via inboxes, per-agent decision logging, and tiered forecasting with graceful fallback.</w:t>
      </w:r>
    </w:p>
    <w:p w:rsidR="00000000" w:rsidDel="00000000" w:rsidP="00000000" w:rsidRDefault="00000000" w:rsidRPr="00000000" w14:paraId="00000437">
      <w:pPr>
        <w:numPr>
          <w:ilvl w:val="0"/>
          <w:numId w:val="36"/>
        </w:numPr>
        <w:ind w:left="720" w:hanging="360"/>
        <w:jc w:val="both"/>
        <w:rPr/>
      </w:pPr>
      <w:r>
        <w:rPr>
          <w:b w:val="1"/>
          <w:bCs w:val="1"/>
          <w:rtl w:val="0"/>
        </w:rPr>
        <w:t xml:space="preserve">Residual-error-driven global drift detection.</w:t>
      </w:r>
      <w:r>
        <w:rPr>
          <w:rtl w:val="0"/>
        </w:rPr>
        <w:t xml:space="preserve"> Per-SKU drift detectors on raw observations fail on sparse e-commerce streams. We demonstrate that ADWIN on the </w:t>
      </w:r>
      <w:r>
        <w:rPr>
          <w:i w:val="1"/>
          <w:iCs w:val="1"/>
          <w:rtl w:val="0"/>
        </w:rPr>
        <w:t xml:space="preserve">population mean of forecast residuals</w:t>
      </w:r>
      <w:r>
        <w:rPr>
          <w:rtl w:val="0"/>
        </w:rPr>
        <w:t xml:space="preserve"> recovers a strong, low-false-positive signal that can be used to trigger per-SKU lazy refits. To our knowledge no prior agent-architecture treatment of inventory has reported the error-monitoring detector aggregated to the cohort level; we document its mechanism and empirical behavior in this thesis.</w:t>
      </w:r>
    </w:p>
    <w:p w:rsidR="00000000" w:rsidDel="00000000" w:rsidP="00000000" w:rsidRDefault="00000000" w:rsidRPr="00000000" w14:paraId="00000438">
      <w:pPr>
        <w:numPr>
          <w:ilvl w:val="0"/>
          <w:numId w:val="36"/>
        </w:numPr>
        <w:ind w:left="720" w:hanging="360"/>
        <w:jc w:val="both"/>
        <w:rPr/>
      </w:pPr>
      <w:r>
        <w:rPr>
          <w:b w:val="1"/>
          <w:bCs w:val="1"/>
          <w:rtl w:val="0"/>
        </w:rPr>
        <w:t xml:space="preserve">A publicly reproducible benchmark</w:t>
      </w:r>
      <w:r>
        <w:rPr>
          <w:rtl w:val="0"/>
        </w:rPr>
        <w:t xml:space="preserve"> on the Olist Brazilian E-Commerce dataset (to our knowledge the first such benchmark for multi-agent inventory coordination, though we do not claim exhaustive priority). The full evaluation  180 H1 runs, 75 H3 runs, 40 ablation runs, plus all aggregation, reporting, and figures  is one shell command (</w:t>
      </w:r>
      <w:r>
        <w:rPr>
          <w:rFonts w:ascii="Courier New" w:cs="Courier New" w:eastAsia="Courier New" w:hAnsi="Courier New"/>
          <w:sz w:val="22"/>
          <w:szCs w:val="22"/>
          <w:rtl w:val="0"/>
        </w:rPr>
        <w:t xml:space="preserve">scripts/reproduce_all.sh</w:t>
      </w:r>
      <w:r>
        <w:rPr>
          <w:rtl w:val="0"/>
        </w:rPr>
        <w:t xml:space="preserve">) from a fresh checkout. Every result file, configuration, and seed is version-controlled.</w:t>
      </w:r>
    </w:p>
    <w:bookmarkStart w:colFirst="0" w:colLast="0" w:name="hnpkf9taul8g" w:id="92"/>
    <w:bookmarkEnd w:id="92"/>
    <w:p w:rsidR="00000000" w:rsidDel="00000000" w:rsidP="00000000" w:rsidRDefault="00000000" w:rsidRPr="00000000" w14:paraId="00000439">
      <w:pPr>
        <w:pStyle w:val="Heading2"/>
        <w:jc w:val="both"/>
        <w:rPr/>
      </w:pPr>
      <w:r>
        <w:rPr>
          <w:rtl w:val="0"/>
        </w:rPr>
        <w:t xml:space="preserve">6.2 Empirical Verdict on the Hypotheses</w:t>
      </w:r>
    </w:p>
    <w:p w:rsidR="00000000" w:rsidDel="00000000" w:rsidP="00000000" w:rsidRDefault="00000000" w:rsidRPr="00000000" w14:paraId="0000043A">
      <w:pPr>
        <w:numPr>
          <w:ilvl w:val="0"/>
          <w:numId w:val="37"/>
        </w:numPr>
        <w:ind w:left="720" w:hanging="360"/>
        <w:jc w:val="both"/>
        <w:rPr/>
      </w:pPr>
      <w:r>
        <w:rPr>
          <w:b w:val="1"/>
          <w:bCs w:val="1"/>
          <w:rtl w:val="0"/>
        </w:rPr>
        <w:t xml:space="preserve">H1 (Performance)  confirmed and substantially exceeded.</w:t>
      </w:r>
      <w:r>
        <w:rPr>
          <w:rtl w:val="0"/>
        </w:rPr>
        <w:t xml:space="preserve"> The MAS reduces stockout rate by 71.9–80.4% vs the EOQ-optimized Static ROP baseline and 17.3–33.5% vs the EOQ-optimized Periodic Forecasting baseline, in </w:t>
      </w:r>
      <w:r>
        <w:rPr>
          <w:i w:val="1"/>
          <w:iCs w:val="1"/>
          <w:rtl w:val="0"/>
        </w:rPr>
        <w:t xml:space="preserve">every</w:t>
      </w:r>
      <w:r>
        <w:rPr>
          <w:rtl w:val="0"/>
        </w:rPr>
        <w:t xml:space="preserve"> scenario, with Mann–Whitney </w:t>
      </w:r>
      <w:r>
        <w:rPr>
          <w:i w:val="1"/>
          <w:iCs w:val="1"/>
          <w:rtl w:val="0"/>
        </w:rPr>
        <w:t xml:space="preserve">p</w:t>
      </w:r>
      <w:r>
        <w:rPr>
          <w:rFonts w:ascii="Gungsuh" w:cs="Gungsuh" w:eastAsia="Gungsuh" w:hAnsi="Gungsuh"/>
          <w:rtl w:val="0"/>
        </w:rPr>
        <w:t xml:space="preserve"> ≤ 0.001 and Cohen’s </w:t>
      </w:r>
      <w:r>
        <w:rPr>
          <w:i w:val="1"/>
          <w:iCs w:val="1"/>
          <w:rtl w:val="0"/>
        </w:rPr>
        <w:t xml:space="preserve">d</w:t>
      </w:r>
      <w:r>
        <w:rPr>
          <w:rFonts w:ascii="Gungsuh" w:cs="Gungsuh" w:eastAsia="Gungsuh" w:hAnsi="Gungsuh"/>
          <w:rtl w:val="0"/>
        </w:rPr>
        <w:t xml:space="preserve"> magnitudes up to −175. The proposal’s 10% threshold is exceeded by approximately an order of magnitude.</w:t>
      </w:r>
    </w:p>
    <w:p w:rsidR="00000000" w:rsidDel="00000000" w:rsidP="00000000" w:rsidRDefault="00000000" w:rsidRPr="00000000" w14:paraId="0000043B">
      <w:pPr>
        <w:numPr>
          <w:ilvl w:val="0"/>
          <w:numId w:val="37"/>
        </w:numPr>
        <w:ind w:left="720" w:hanging="360"/>
        <w:jc w:val="both"/>
        <w:rPr/>
      </w:pPr>
      <w:r>
        <w:rPr>
          <w:b w:val="1"/>
          <w:bCs w:val="1"/>
          <w:rtl w:val="0"/>
        </w:rPr>
        <w:t xml:space="preserve">H2 (Adaptability)  reframed.</w:t>
      </w:r>
      <w:r>
        <w:rPr>
          <w:rtl w:val="0"/>
        </w:rPr>
        <w:t xml:space="preserve"> The literal “time-to-95%-SL-recovery” cannot distinguish the policies because both adaptive baselines hold &gt; 99% SL via large EOQ-driven standing inventory. The </w:t>
      </w:r>
      <w:r>
        <w:rPr>
          <w:i w:val="1"/>
          <w:iCs w:val="1"/>
          <w:rtl w:val="0"/>
        </w:rPr>
        <w:t xml:space="preserve">substantive</w:t>
      </w:r>
      <w:r>
        <w:rPr>
          <w:rtl w:val="0"/>
        </w:rPr>
        <w:t xml:space="preserve"> finding is that the MAS achieves equivalent service level at </w:t>
      </w:r>
      <w:r>
        <w:rPr>
          <w:b w:val="1"/>
          <w:bCs w:val="1"/>
          <w:rtl w:val="0"/>
        </w:rPr>
        <w:t xml:space="preserve">53–70% less inventory cost</w:t>
      </w:r>
      <w:r>
        <w:rPr>
          <w:rtl w:val="0"/>
        </w:rPr>
        <w:t xml:space="preserve"> than Periodic Forecasting. We recommend the journal submission adopt cost-of-service as the H2 framing.</w:t>
      </w:r>
    </w:p>
    <w:p w:rsidR="00000000" w:rsidDel="00000000" w:rsidP="00000000" w:rsidRDefault="00000000" w:rsidRPr="00000000" w14:paraId="0000043C">
      <w:pPr>
        <w:numPr>
          <w:ilvl w:val="0"/>
          <w:numId w:val="37"/>
        </w:numPr>
        <w:ind w:left="720" w:hanging="360"/>
        <w:jc w:val="both"/>
        <w:rPr/>
      </w:pPr>
      <w:r>
        <w:rPr>
          <w:b w:val="1"/>
          <w:bCs w:val="1"/>
          <w:rtl w:val="0"/>
        </w:rPr>
        <w:t xml:space="preserve">H3 (Scalability)  confirmed and exceeded.</w:t>
      </w:r>
      <w:r>
        <w:rPr>
          <w:rtl w:val="0"/>
        </w:rPr>
        <w:t xml:space="preserve"> The MAS runtime grows sublinearly with cohort size: a power-law exponent </w:t>
      </w:r>
      <w:r>
        <w:rPr>
          <w:i w:val="1"/>
          <w:iCs w:val="1"/>
          <w:rtl w:val="0"/>
        </w:rPr>
        <w:t xml:space="preserve">b</w:t>
      </w:r>
      <w:r>
        <w:rPr>
          <w:rtl w:val="0"/>
        </w:rPr>
        <w:t xml:space="preserve"> = 0.372 across cohorts of 50, 100, 200, 500, and 1000 SKUs (the proposal predicted linear, </w:t>
      </w:r>
      <w:r>
        <w:rPr>
          <w:i w:val="1"/>
          <w:iCs w:val="1"/>
          <w:rtl w:val="0"/>
        </w:rPr>
        <w:t xml:space="preserve">b</w:t>
      </w:r>
      <w:r>
        <w:rPr>
          <w:rFonts w:ascii="Gungsuh" w:cs="Gungsuh" w:eastAsia="Gungsuh" w:hAnsi="Gungsuh"/>
          <w:rtl w:val="0"/>
        </w:rPr>
        <w:t xml:space="preserve"> ≈ 1). Memory exponent is similarly low at </w:t>
      </w:r>
      <w:r>
        <w:rPr>
          <w:i w:val="1"/>
          <w:iCs w:val="1"/>
          <w:rtl w:val="0"/>
        </w:rPr>
        <w:t xml:space="preserve">b</w:t>
      </w:r>
      <w:r>
        <w:rPr>
          <w:rtl w:val="0"/>
        </w:rPr>
        <w:t xml:space="preserve"> = 0.22. Both runtime and memory remain comfortably within commodity-hardware bounds.</w:t>
      </w:r>
    </w:p>
    <w:bookmarkStart w:colFirst="0" w:colLast="0" w:name="m3yuzi4hgigm" w:id="93"/>
    <w:bookmarkEnd w:id="93"/>
    <w:p w:rsidR="00000000" w:rsidDel="00000000" w:rsidP="00000000" w:rsidRDefault="00000000" w:rsidRPr="00000000" w14:paraId="0000043D">
      <w:pPr>
        <w:pStyle w:val="Heading2"/>
        <w:jc w:val="both"/>
        <w:rPr/>
      </w:pPr>
      <w:r>
        <w:rPr>
          <w:rtl w:val="0"/>
        </w:rPr>
        <w:t xml:space="preserve">6.3 Bonus Finding: Cost Differential</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finding the proposal did not preregister but which falls cleanly out of the data: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MAS is significantly cheaper than the EOQ-optimized Periodic Forecasting baseline on total inventory cost in every scenario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53% (catastrophic) to 70% (no-drift), with Mann–Whitney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0.001 throughout. The mechanism is that Periodic’s optimal Q* in our cost regime drives large standing inventory; the MAS’s continuous-review safety-stock-aware policy holds 3–4× less.</w:t>
      </w:r>
    </w:p>
    <w:bookmarkStart w:colFirst="0" w:colLast="0" w:name="jtnlsdo5l0vw" w:id="94"/>
    <w:bookmarkEnd w:id="94"/>
    <w:p w:rsidR="00000000" w:rsidDel="00000000" w:rsidP="00000000" w:rsidRDefault="00000000" w:rsidRPr="00000000" w14:paraId="0000043F">
      <w:pPr>
        <w:pStyle w:val="Heading2"/>
        <w:jc w:val="both"/>
        <w:rPr/>
      </w:pPr>
      <w:r>
        <w:rPr>
          <w:rtl w:val="0"/>
        </w:rPr>
        <w:t xml:space="preserve">6.4 Limitations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limitations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simulation-only evaluation, a single dataset, constant lead times, N = 10 seeds, and the absence of a like-for-like benchmark against published MAS-RL methods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documented in full in §5.6 (Threats to Validity) and §5.8 (Discussion-level limitations). The cost defaults reflect light-goods e-commerce; high-value slow-moving inventory would shift the cost-vs-service trade-off in ways the thesis does not characterize empirically.</w:t>
      </w:r>
    </w:p>
    <w:p w:rsidR="00000000" w:rsidDel="00000000" w:rsidP="00000000" w:rsidRDefault="00000000" w:rsidRPr="00000000" w14:paraId="00000441">
      <w:pPr>
        <w:pStyle w:val="Heading2"/>
        <w:jc w:val="both"/>
        <w:rPr/>
      </w:pPr>
      <w:r>
        <w:br w:type="page"/>
      </w:r>
      <w:r>
        <w:rPr>
          <w:rtl w:val="0"/>
        </w:rPr>
      </w:r>
    </w:p>
    <w:bookmarkStart w:colFirst="0" w:colLast="0" w:name="miyg7zoeu9ac" w:id="95"/>
    <w:bookmarkEnd w:id="95"/>
    <w:p w:rsidR="00000000" w:rsidDel="00000000" w:rsidP="00000000" w:rsidRDefault="00000000" w:rsidRPr="00000000" w14:paraId="00000442">
      <w:pPr>
        <w:pStyle w:val="Heading2"/>
        <w:jc w:val="both"/>
        <w:rPr/>
      </w:pPr>
      <w:r>
        <w:rPr>
          <w:rtl w:val="0"/>
        </w:rPr>
        <w:t xml:space="preserve">6.5 Recommendations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empirical findings translate directly into the following recommendations for practitioners, researchers, and the institution that funded this work.</w:t>
      </w:r>
    </w:p>
    <w:bookmarkStart w:colFirst="0" w:colLast="0" w:name="sbeqrwf4to9r" w:id="96"/>
    <w:bookmarkEnd w:id="96"/>
    <w:p w:rsidR="00000000" w:rsidDel="00000000" w:rsidP="00000000" w:rsidRDefault="00000000" w:rsidRPr="00000000" w14:paraId="00000444">
      <w:pPr>
        <w:pStyle w:val="Heading3"/>
        <w:jc w:val="both"/>
        <w:rPr/>
      </w:pPr>
      <w:r>
        <w:rPr>
          <w:rtl w:val="0"/>
        </w:rPr>
        <w:t xml:space="preserve">For e-commerce operators</w:t>
      </w:r>
    </w:p>
    <w:p w:rsidR="00000000" w:rsidDel="00000000" w:rsidP="00000000" w:rsidRDefault="00000000" w:rsidRPr="00000000" w14:paraId="0000044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 continuous-review replenishment with forecast-driven safety stock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where the cost regime is light-goods (low holding cost per unit, moderate ordering cost). The MAS architecture is operationally simple to deploy because it runs on a single laptop and writes auditable decision logs.</w:t>
      </w:r>
    </w:p>
    <w:p w:rsidR="00000000" w:rsidDel="00000000" w:rsidP="00000000" w:rsidRDefault="00000000" w:rsidRPr="00000000" w14:paraId="000004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not deploy frozen Static ROP policies in growing markets.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at modest growth rates, an un-recalibrated ROP produces large service-level losses. If a periodic-refit pipeline is unavailable, the agent-based system is the lower-risk alternative.</w:t>
      </w:r>
    </w:p>
    <w:p w:rsidR="00000000" w:rsidDel="00000000" w:rsidP="00000000" w:rsidRDefault="00000000" w:rsidRPr="00000000" w14:paraId="0000044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deploying the MAS in adversarial conditions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(anticipated regime-changing shocks beyond the historical norm),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bound the safety-stock buffer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a reasonable multiple of mean lead-time demand. The §3.3.10 finding shows that an unbounded buffer over-reacts to large transient volatility. Capping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z⋅σ⋅</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e>
        </m:rad>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say,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2⋅μ⋅LT</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simple and effective defense.</w:t>
      </w:r>
    </w:p>
    <w:bookmarkStart w:colFirst="0" w:colLast="0" w:name="xjh5r3z498i6" w:id="97"/>
    <w:bookmarkEnd w:id="97"/>
    <w:p w:rsidR="00000000" w:rsidDel="00000000" w:rsidP="00000000" w:rsidRDefault="00000000" w:rsidRPr="00000000" w14:paraId="00000448">
      <w:pPr>
        <w:pStyle w:val="Heading3"/>
        <w:jc w:val="both"/>
        <w:rPr/>
      </w:pPr>
      <w:r>
        <w:rPr>
          <w:rtl w:val="0"/>
        </w:rPr>
        <w:t xml:space="preserve">For software-engineering researchers</w:t>
      </w:r>
    </w:p>
    <w:p w:rsidR="00000000" w:rsidDel="00000000" w:rsidP="00000000" w:rsidRDefault="00000000" w:rsidRPr="00000000" w14:paraId="0000044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property-based tests that assert architectural invariants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just end-to-end smoke tests. The Mesa double-step bug (§3.2.5) was caught by the tier-promotion tests precisely because they encoded a property of how the architecture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evolve.</w:t>
      </w:r>
    </w:p>
    <w:p w:rsidR="00000000" w:rsidDel="00000000" w:rsidP="00000000" w:rsidRDefault="00000000" w:rsidRPr="00000000" w14:paraId="0000044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Treat MAS as a software artifact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merely as an algorithm collection. The proposed system’s modular interfaces, per-agent decision logs, and explicit message-passing make it auditable and extensible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qualities that algorithmic-only treatments tend to neglect.</w:t>
      </w:r>
    </w:p>
    <w:bookmarkStart w:colFirst="0" w:colLast="0" w:name="styd2tg5e57b" w:id="98"/>
    <w:bookmarkEnd w:id="98"/>
    <w:p w:rsidR="00000000" w:rsidDel="00000000" w:rsidP="00000000" w:rsidRDefault="00000000" w:rsidRPr="00000000" w14:paraId="0000044B">
      <w:pPr>
        <w:pStyle w:val="Heading3"/>
        <w:jc w:val="both"/>
        <w:rPr/>
      </w:pPr>
      <w:r>
        <w:rPr>
          <w:rtl w:val="0"/>
        </w:rPr>
        <w:t xml:space="preserve">For inventory and operations researchers</w:t>
      </w:r>
    </w:p>
    <w:p w:rsidR="00000000" w:rsidDel="00000000" w:rsidP="00000000" w:rsidRDefault="00000000" w:rsidRPr="00000000" w14:paraId="0000044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cost alongside service level.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Stockout rate alone makes brute-force hoarding look identical to genuinely adaptive policy. The thesis demonstrates that Periodic Forecasting maintains a competitive service level only by holding 3–4× more inventory.</w:t>
      </w:r>
    </w:p>
    <w:p w:rsidR="00000000" w:rsidDel="00000000" w:rsidP="00000000" w:rsidRDefault="00000000" w:rsidRPr="00000000" w14:paraId="0000044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Choose adaptability metrics that survive the EOQ regime.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Time-to-95%-SL recovery is degenerate when standing inventory is large; the proposed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cost-of-service after drift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sharper alternative (§5.2).</w:t>
      </w:r>
    </w:p>
    <w:bookmarkStart w:colFirst="0" w:colLast="0" w:name="9rtl6j6by2ip" w:id="99"/>
    <w:bookmarkEnd w:id="99"/>
    <w:p w:rsidR="00000000" w:rsidDel="00000000" w:rsidP="00000000" w:rsidRDefault="00000000" w:rsidRPr="00000000" w14:paraId="0000044E">
      <w:pPr>
        <w:pStyle w:val="Heading3"/>
        <w:jc w:val="both"/>
        <w:rPr/>
      </w:pPr>
      <w:r>
        <w:rPr>
          <w:rtl w:val="0"/>
        </w:rPr>
        <w:t xml:space="preserve">For the academic institution</w:t>
      </w:r>
    </w:p>
    <w:p w:rsidR="00000000" w:rsidDel="00000000" w:rsidP="00000000" w:rsidRDefault="00000000" w:rsidRPr="00000000" w14:paraId="0000044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Continue investment in reproducibility infrastructure.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one-command rerun of every result in this thesis took fewer than four hours on commodity hardware. This standard of empirical software-engineering work should become the institutional norm for graduate research.</w:t>
      </w:r>
    </w:p>
    <w:bookmarkStart w:colFirst="0" w:colLast="0" w:name="n21m3rf0vrke" w:id="100"/>
    <w:bookmarkEnd w:id="100"/>
    <w:p w:rsidR="00000000" w:rsidDel="00000000" w:rsidP="00000000" w:rsidRDefault="00000000" w:rsidRPr="00000000" w14:paraId="00000450">
      <w:pPr>
        <w:pStyle w:val="Heading2"/>
        <w:jc w:val="both"/>
        <w:rPr/>
      </w:pPr>
      <w:r>
        <w:rPr>
          <w:rtl w:val="0"/>
        </w:rPr>
        <w:t xml:space="preserve">6.6 Future Work</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directions are most promising for follow-on work.</w:t>
      </w:r>
    </w:p>
    <w:p w:rsidR="00000000" w:rsidDel="00000000" w:rsidP="00000000" w:rsidRDefault="00000000" w:rsidRPr="00000000" w14:paraId="0000045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Cost-weight sensitivity</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cost-advantage finding is robust across plausible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(h,K,p)</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regimes, not just the light-goods regime.</w:t>
      </w:r>
    </w:p>
    <w:p w:rsidR="00000000" w:rsidDel="00000000" w:rsidP="00000000" w:rsidRDefault="00000000" w:rsidRPr="00000000" w14:paraId="0000045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Multi-dataset generalization</w:t>
      </w:r>
      <w:r>
        <w:rPr>
          <w:rtl w:val="0"/>
        </w:rPr>
        <w:t xml:space="preserve">  replicates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H1/H3 findings on the M5 (Walmart) dataset and any other open e-commerce trace, to convert the single-dataset evidence in this thesis into a generalization claim.</w:t>
      </w:r>
    </w:p>
    <w:p w:rsidR="00000000" w:rsidDel="00000000" w:rsidP="00000000" w:rsidRDefault="00000000" w:rsidRPr="00000000" w14:paraId="0000045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pilot deployment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 Ethiopian e-commerce operator, to validate the architectural arguments for emerging-market deployment under real constraints (intermittent connectivity, partial supplier reliability, regulatory and trust considerations).</w:t>
      </w:r>
    </w:p>
    <w:p w:rsidR="00000000" w:rsidDel="00000000" w:rsidP="00000000" w:rsidRDefault="00000000" w:rsidRPr="00000000" w14:paraId="0000045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Bounded safety stock with robust statistics</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recommendation #3 above as a configurable variant of the Replenishment Agent, re-run the H1 and ablation sweeps, and confirm that the catastrophic-scenario over-reaction reported in §4.5 is eliminated without degrading the milder scenarios.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medium-term direction is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per-agent autonomy via reinforcement learning</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replacing the hand-coded (s, S) policy with a policy learned per-agent and validated against the same simulation infrastructure developed here. This is a natural extension of the architecture and would enable comparison against the MAS-RL literature </w:t>
      </w:r>
      <w:hyperlink w:anchor="8y6464p6nqkz">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[9]</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sh5tus4zlvtx" w:id="101"/>
    <w:bookmarkEnd w:id="101"/>
    <w:p w14:paraId="001065a1">
      <w:pPr>
        <w:jc w:val="both"/>
        <w:rPr>
          <w:ins w:id="26017" w:author="Claude" w:date="2026-05-18T00:00:00Z"/>
        </w:rPr>
      </w:pPr>
      <w:ins w:id="26018" w:author="Claude" w:date="2026-05-18T00:00:00Z">
        <w:r>
          <w:rPr>
            <w:rFonts w:ascii="Times New Roman" w:cs="Times New Roman" w:eastAsia="Times New Roman" w:hAnsi="Times New Roman"/>
            <w:b/>
            <w:bCs/>
            <w:sz w:val="24"/>
            <w:szCs w:val="24"/>
            <w:color w:val="000000"/>
            <w:rtl w:val="0"/>
          </w:rPr>
          <w:t xml:space="preserve">Pre-registered empirical follow-ups</w:t>
        </w:r>
      </w:ins>
    </w:p>
    <w:p w14:paraId="001065a3">
      <w:pPr>
        <w:jc w:val="both"/>
        <w:rPr>
          <w:ins w:id="26019" w:author="Claude" w:date="2026-05-18T00:00:00Z"/>
        </w:rPr>
      </w:pPr>
      <w:ins w:id="26020" w:author="Claude" w:date="2026-05-18T00:00:00Z">
        <w:r>
          <w:rPr>
            <w:rFonts w:ascii="Times New Roman" w:cs="Times New Roman" w:eastAsia="Times New Roman" w:hAnsi="Times New Roman"/>
            <w:sz w:val="24"/>
            <w:szCs w:val="24"/>
            <w:color w:val="000000"/>
            <w:rtl w:val="0"/>
          </w:rPr>
          <w:t xml:space="preserve">The reviewer-grade revision plan for this work, in priority order, comprises: (i) re-running all H1 cells at N=30 with bootstrap 95% confidence intervals to meet the standard expected by top-tier operations-research venues; (ii) a sensitivity sweep over the cost-parameter regime (h, K, p) on a 3×3×3 grid, reporting the subset of the cost space in which the MAS-versus-Periodic cost gap holds; (iii) replication on the M5 (Walmart) public dataset to establish cross-dataset external validity; (iv) reimplementation of at least one published MAS-RL baseline (e.g., Kim et al. [9] or Liu et al. [55]) for like-for-like algorithmic comparison; and (v) a real Ethiopian e-commerce pilot deployment to test the design-level claims about operational fit in emerging-market constraints. Items (i) and (ii) are tractable on a single workstation in roughly one and ten days respectively; (iii) and (iv) are 2–4 week efforts; (v) is the most time-consuming and requires industrial partnership.</w:t>
        </w:r>
      </w:ins>
    </w:p>
    <w:p w:rsidR="00000000" w:rsidDel="00000000" w:rsidP="00000000" w:rsidRDefault="00000000" w:rsidRPr="00000000" w14:paraId="00000457">
      <w:pPr>
        <w:pStyle w:val="Heading2"/>
        <w:jc w:val="both"/>
        <w:rPr/>
      </w:pPr>
      <w:r>
        <w:rPr>
          <w:rtl w:val="0"/>
        </w:rPr>
        <w:t xml:space="preserve">6.7 Concluding Statement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E-commerce inventory management under concept drift is, fundamentally, a software-architecture problem as much as it is an algorithmic problem. This thesis shows that careful agent-level decomposition, explicit audit logging, error-driven drift detection, and tiered forecasting combine to outperform textbook-optimized centralized baselines on both service level and inventory cost</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margins large enough to be statistically unambiguous and economically meaningful. The full software artifact is reproducible end-to-end from one command, opens the system to public scrutiny and extension, and is sized to run on commodity hardware</w:t>
      </w:r>
      <w:r>
        <w:rPr>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it directly relevant not only to academic follow-on research but to operators in resource-constrained markets for whom centralized cloud-dependent ERP systems are operationally and economically out of reach.</w:t>
      </w:r>
    </w:p>
    <w:p w:rsidR="00000000" w:rsidDel="00000000" w:rsidP="00000000" w:rsidRDefault="00000000" w:rsidRPr="00000000" w14:paraId="00000459">
      <w:pPr>
        <w:pStyle w:val="Heading1"/>
        <w:jc w:val="both"/>
        <w:rPr/>
      </w:pPr>
      <w:r>
        <w:br w:type="page"/>
      </w:r>
      <w:r>
        <w:rPr>
          <w:rtl w:val="0"/>
        </w:rPr>
      </w:r>
    </w:p>
    <w:bookmarkStart w:colFirst="0" w:colLast="0" w:name="utvs2ku6sug1" w:id="102"/>
    <w:bookmarkEnd w:id="102"/>
    <w:p w:rsidR="00000000" w:rsidDel="00000000" w:rsidP="00000000" w:rsidRDefault="00000000" w:rsidRPr="00000000" w14:paraId="0000045A">
      <w:pPr>
        <w:pStyle w:val="Heading1"/>
        <w:jc w:val="both"/>
        <w:rPr/>
      </w:pPr>
      <w:r>
        <w:rPr>
          <w:rtl w:val="0"/>
        </w:rPr>
        <w:t xml:space="preserve">References</w:t>
      </w:r>
    </w:p>
    <w:bookmarkStart w:colFirst="0" w:colLast="0" w:name="yh7skrxamedb" w:id="103"/>
    <w:bookmarkEnd w:id="103"/>
    <w:bookmarkStart w:colFirst="0" w:colLast="0" w:name="j9mfqh6or7q" w:id="104"/>
    <w:bookmarkEnd w:id="104"/>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 Gama, I. Žliobaitė, A. Bifet, M. Pechenizkiy, and A. Bouchachia, “A survey on concept drift adaptation,”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Computing Surveys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46, no. 4, pp. 44:1–44:37, 2014, doi: </w:t>
      </w:r>
      <w:hyperlink r:id="rId13">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10.1145/2523813</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zesg0dih8x75" w:id="105"/>
    <w:bookmarkEnd w:id="105"/>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id="8000" w:author="Claude" w:date="2026-05-18T00:00:00Z">
        <w:r>
          <w:rPr>
            <w:rFonts w:ascii="Times New Roman" w:cs="Times New Roman" w:eastAsia="Times New Roman" w:hAnsi="Times New Roman"/>
            <w:sz w:val="24"/>
            <w:szCs w:val="24"/>
            <w:color w:val="000000"/>
            <w:rtl w:val="0"/>
          </w:rPr>
          <w:delText xml:space="preserve">[2] N. Pawar, G. V. Hollweg, A. Hussain, W. Su, and V.-H. Bui, “Enhancing forecasting accuracy in dynamic environments via drift detection and model adaptation,” </w:delText>
        </w:r>
      </w:del>
      <w:ins w:id="17000" w:author="Claude" w:date="2026-05-18T00:00:00Z">
        <w:r>
          <w:rPr>
            <w:rFonts w:ascii="Times New Roman" w:cs="Times New Roman" w:eastAsia="Times New Roman" w:hAnsi="Times New Roman"/>
            <w:sz w:val="24"/>
            <w:szCs w:val="24"/>
            <w:color w:val="000000"/>
            <w:rtl w:val="0"/>
          </w:rPr>
          <w:t xml:space="preserve">[2] N. Pawar, G. V. Hollweg, A. Hussain, W. Su, and V.-H. Bui, “Enhancing forecasting accuracy in dynamic environments via PELT-driven drift detection and model adaptation,” </w:t>
        </w:r>
      </w:ins>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Next Energy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p. 100462, 2025.</w:t>
      </w:r>
    </w:p>
    <w:bookmarkStart w:colFirst="0" w:colLast="0" w:name="7o9n6a7omztt" w:id="106"/>
    <w:bookmarkEnd w:id="106"/>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id="8001" w:author="Claude" w:date="2026-05-18T00:00:00Z">
        <w:r>
          <w:rPr>
            <w:rFonts w:ascii="Times New Roman" w:cs="Times New Roman" w:eastAsia="Times New Roman" w:hAnsi="Times New Roman"/>
            <w:sz w:val="24"/>
            <w:szCs w:val="24"/>
            <w:color w:val="000000"/>
            <w:rtl w:val="0"/>
          </w:rPr>
          <w:delText xml:space="preserve">[3] Q. Xiang, L. Zi, X. Cong, and Y. Wang, “Concept drift adaptation methods under deep learning,” </w:delText>
        </w:r>
      </w:del>
      <w:ins w:id="17001" w:author="Claude" w:date="2026-05-18T00:00:00Z">
        <w:r>
          <w:rPr>
            <w:rFonts w:ascii="Times New Roman" w:cs="Times New Roman" w:eastAsia="Times New Roman" w:hAnsi="Times New Roman"/>
            <w:sz w:val="24"/>
            <w:szCs w:val="24"/>
            <w:color w:val="000000"/>
            <w:rtl w:val="0"/>
          </w:rPr>
          <w:t xml:space="preserve">[3] Q. Xiang, L. Zi, X. Cong, and Y. Wang, “Concept Drift Adaptation Methods under the Deep Learning Framework: A Literature Review,” </w:t>
        </w:r>
      </w:ins>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 no. 11, p. 6515, 2023, doi: </w:t>
      </w:r>
      <w:hyperlink r:id="rId14">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10.3390/app13116515</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xzdyjhtmzjeq" w:id="107"/>
    <w:bookmarkEnd w:id="107"/>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z w:val="24"/>
          <w:szCs w:val="24"/>
          <w:color w:val="000000"/>
          <w:rtl w:val="0"/>
        </w:rPr>
        <w:t xml:space="preserve">[4] W. G. Nigatu and B. W. Atsbeha, </w:t>
      </w:r>
      <w:del w:id="7002" w:author="Claude" w:date="2026-05-18T00:00:00Z">
        <w:r>
          <w:rPr>
            <w:rFonts w:ascii="Times New Roman" w:cs="Times New Roman" w:eastAsia="Times New Roman" w:hAnsi="Times New Roman"/>
            <w:sz w:val="24"/>
            <w:szCs w:val="24"/>
            <w:color w:val="000000"/>
            <w:rtl w:val="0"/>
          </w:rPr>
          <w:delText xml:space="preserve">“The challenges and opportunities of e-commerce in ethiopia,”</w:delText>
        </w:r>
      </w:del>
      <w:ins w:id="16005" w:author="Claude" w:date="2026-05-18T00:00:00Z">
        <w:r>
          <w:rPr>
            <w:rFonts w:ascii="Times New Roman" w:cs="Times New Roman" w:eastAsia="Times New Roman" w:hAnsi="Times New Roman"/>
            <w:sz w:val="24"/>
            <w:szCs w:val="24"/>
            <w:color w:val="000000"/>
            <w:rtl w:val="0"/>
          </w:rPr>
          <w:t xml:space="preserve">“The Challenges and Opportunities of E-Commerce in Ethiopia: A Review,”</w:t>
        </w:r>
      </w:ins>
      <w:r>
        <w:rPr>
          <w:rFonts w:ascii="Times New Roman" w:cs="Times New Roman" w:eastAsia="Times New Roman" w:hAnsi="Times New Roman"/>
          <w:sz w:val="24"/>
          <w:szCs w:val="24"/>
          <w:color w:val="000000"/>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Academia Letters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w:t>
      </w:r>
    </w:p>
    <w:bookmarkStart w:colFirst="0" w:colLast="0" w:name="a4p13qyllxpz" w:id="108"/>
    <w:bookmarkEnd w:id="108"/>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z w:val="24"/>
          <w:szCs w:val="24"/>
          <w:color w:val="000000"/>
          <w:rtl w:val="0"/>
        </w:rPr>
        <w:t xml:space="preserve">[5] M. Bao, S. Latif, D. Bao, Z. Latif, and J. Lu, </w:t>
      </w:r>
      <w:del w:id="7003" w:author="Claude" w:date="2026-05-18T00:00:00Z">
        <w:r>
          <w:rPr>
            <w:rFonts w:ascii="Times New Roman" w:cs="Times New Roman" w:eastAsia="Times New Roman" w:hAnsi="Times New Roman"/>
            <w:sz w:val="24"/>
            <w:szCs w:val="24"/>
            <w:color w:val="000000"/>
            <w:rtl w:val="0"/>
          </w:rPr>
          <w:delText xml:space="preserve">“Overcoming e-commerce barriers in developing markets,”</w:delText>
        </w:r>
      </w:del>
      <w:ins w:id="16006" w:author="Claude" w:date="2026-05-18T00:00:00Z">
        <w:r>
          <w:rPr>
            <w:rFonts w:ascii="Times New Roman" w:cs="Times New Roman" w:eastAsia="Times New Roman" w:hAnsi="Times New Roman"/>
            <w:sz w:val="24"/>
            <w:szCs w:val="24"/>
            <w:color w:val="000000"/>
            <w:rtl w:val="0"/>
          </w:rPr>
          <w:t xml:space="preserve">“Overcoming e-commerce barriers in developing markets: A review of data-driven strategies for sustainable growth,”</w:t>
        </w:r>
      </w:ins>
      <w:r>
        <w:rPr>
          <w:rFonts w:ascii="Times New Roman" w:cs="Times New Roman" w:eastAsia="Times New Roman" w:hAnsi="Times New Roman"/>
          <w:sz w:val="24"/>
          <w:szCs w:val="24"/>
          <w:color w:val="000000"/>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Sustainable Futures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10, p. 101408, 2025.</w:t>
      </w:r>
    </w:p>
    <w:bookmarkStart w:colFirst="0" w:colLast="0" w:name="j7vqe4aa1u3j" w:id="109"/>
    <w:bookmarkEnd w:id="109"/>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 Wooldridge,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introduction to multi-agent systems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2nd ed. Wiley, 2009.</w:t>
      </w:r>
    </w:p>
    <w:bookmarkStart w:colFirst="0" w:colLast="0" w:name="e4v2y4hwpefl" w:id="110"/>
    <w:bookmarkEnd w:id="110"/>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id="8002" w:author="Claude" w:date="2026-05-18T00:00:00Z">
        <w:r>
          <w:rPr>
            <w:rFonts w:ascii="Times New Roman" w:cs="Times New Roman" w:eastAsia="Times New Roman" w:hAnsi="Times New Roman"/>
            <w:sz w:val="24"/>
            <w:szCs w:val="24"/>
            <w:color w:val="000000"/>
            <w:rtl w:val="0"/>
          </w:rPr>
          <w:delText xml:space="preserve">[7] W. Shen </w:delText>
        </w:r>
      </w:del>
      <w:ins w:id="17002" w:author="Claude" w:date="2026-05-18T00:00:00Z">
        <w:r>
          <w:rPr>
            <w:rFonts w:ascii="Times New Roman" w:cs="Times New Roman" w:eastAsia="Times New Roman" w:hAnsi="Times New Roman"/>
            <w:sz w:val="24"/>
            <w:szCs w:val="24"/>
            <w:color w:val="000000"/>
            <w:rtl w:val="0"/>
          </w:rPr>
          <w:t xml:space="preserve">[7] W. Shen, Q. Hao, H. J. Yoon, and D. H. Norrie</w:t>
        </w:r>
      </w:ins>
      <w:del w:id="8003" w:author="Claude" w:date="2026-05-18T00:00:00Z">
        <w:r>
          <w:rPr>
            <w:rFonts w:ascii="Times New Roman" w:cs="Times New Roman" w:eastAsia="Times New Roman" w:hAnsi="Times New Roman"/>
            <w:i w:val="1"/>
            <w:iCs w:val="1"/>
            <w:sz w:val="24"/>
            <w:szCs w:val="24"/>
            <w:color w:val="000000"/>
            <w:rtl w:val="0"/>
          </w:rPr>
          <w:delText xml:space="preserve">et al.</w:delText>
        </w:r>
        <w:r>
          <w:rPr>
            <w:rFonts w:ascii="Times New Roman" w:cs="Times New Roman" w:eastAsia="Times New Roman" w:hAnsi="Times New Roman"/>
            <w:sz w:val="24"/>
            <w:szCs w:val="24"/>
            <w:color w:val="000000"/>
            <w:rtl w:val="0"/>
          </w:rPr>
          <w:delText xml:space="preserve">, “Agent-based supply chain systems,” </w:delText>
        </w:r>
      </w:del>
      <w:ins w:id="17003" w:author="Claude" w:date="2026-05-18T00:00:00Z">
        <w:r>
          <w:rPr>
            <w:rFonts w:ascii="Times New Roman" w:cs="Times New Roman" w:eastAsia="Times New Roman" w:hAnsi="Times New Roman"/>
            <w:sz w:val="24"/>
            <w:szCs w:val="24"/>
            <w:color w:val="000000"/>
            <w:rtl w:val="0"/>
          </w:rPr>
          <w:t xml:space="preserve">, “Applications of agent-based systems in intelligent manufacturing: An updated review,” </w:t>
        </w:r>
      </w:ins>
      <w:del w:id="8005" w:author="Claude" w:date="2026-05-18T00:00:00Z">
        <w:r>
          <w:rPr>
            <w:rFonts w:ascii="Times New Roman" w:cs="Times New Roman" w:eastAsia="Times New Roman" w:hAnsi="Times New Roman"/>
            <w:i w:val="1"/>
            <w:iCs w:val="1"/>
            <w:sz w:val="24"/>
            <w:szCs w:val="24"/>
            <w:color w:val="000000"/>
            <w:rtl w:val="0"/>
          </w:rPr>
          <w:delText xml:space="preserve">IEEE Transactions on Systems, Man, and Cybernetics</w:delText>
        </w:r>
      </w:del>
      <w:ins w:id="17004" w:author="Claude" w:date="2026-05-18T00:00:00Z">
        <w:r>
          <w:rPr>
            <w:rFonts w:ascii="Times New Roman" w:cs="Times New Roman" w:eastAsia="Times New Roman" w:hAnsi="Times New Roman"/>
            <w:i w:val="1"/>
            <w:iCs w:val="1"/>
            <w:sz w:val="24"/>
            <w:szCs w:val="24"/>
            <w:color w:val="000000"/>
            <w:rtl w:val="0"/>
          </w:rPr>
          <w:t xml:space="preserve">Advanced Engineering Informatics</w:t>
        </w:r>
      </w:ins>
      <w:del w:id="8100" w:author="Claude" w:date="2026-05-18T00:00:00Z">
        <w:r>
          <w:rPr>
            <w:rFonts w:ascii="Times New Roman" w:cs="Times New Roman" w:eastAsia="Times New Roman" w:hAnsi="Times New Roman"/>
            <w:sz w:val="24"/>
            <w:szCs w:val="24"/>
            <w:color w:val="000000"/>
            <w:rtl w:val="0"/>
          </w:rPr>
          <w:delText xml:space="preserve">, 2021.</w:delText>
        </w:r>
      </w:del>
      <w:ins w:id="17100" w:author="Claude" w:date="2026-05-18T00:00:00Z">
        <w:r>
          <w:rPr>
            <w:rFonts w:ascii="Times New Roman" w:cs="Times New Roman" w:eastAsia="Times New Roman" w:hAnsi="Times New Roman"/>
            <w:sz w:val="24"/>
            <w:szCs w:val="24"/>
            <w:color w:val="000000"/>
            <w:rtl w:val="0"/>
          </w:rPr>
          <w:t xml:space="preserve">, vol. 20, no. 4, pp. 415–431, 2006, doi: 10.1016/j.aei.2006.05.004.</w:t>
        </w:r>
        <w:ins w:id="26016" w:author="Claude" w:date="2026-05-18T00:00:00Z">
          <w:r>
            <w:rPr>
              <w:rFonts w:ascii="Times New Roman" w:cs="Times New Roman" w:eastAsia="Times New Roman" w:hAnsi="Times New Roman"/>
              <w:sz w:val="24"/>
              <w:szCs w:val="24"/>
              <w:color w:val="000000"/>
              <w:rtl w:val="0"/>
            </w:rPr>
            <w:t xml:space="preserve"> (D. H. Norrie, deceased 2004; cited posthumously.)</w:t>
          </w:r>
        </w:ins>
      </w:ins>
    </w:p>
    <w:bookmarkStart w:colFirst="0" w:colLast="0" w:name="98v41hlelz47" w:id="111"/>
    <w:bookmarkEnd w:id="111"/>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id="8007" w:author="Claude" w:date="2026-05-18T00:00:00Z">
        <w:r>
          <w:rPr>
            <w:rFonts w:ascii="Times New Roman" w:cs="Times New Roman" w:eastAsia="Times New Roman" w:hAnsi="Times New Roman"/>
            <w:sz w:val="24"/>
            <w:szCs w:val="24"/>
            <w:color w:val="000000"/>
            <w:rtl w:val="0"/>
          </w:rPr>
          <w:delText xml:space="preserve">[8] Z. Li, A. Ksibi, and X. Xu, “Optimizing inventory management using a multi-agent system,” in </w:delText>
        </w:r>
      </w:del>
      <w:ins w:id="17006" w:author="Claude" w:date="2026-05-18T00:00:00Z">
        <w:r>
          <w:rPr>
            <w:rFonts w:ascii="Times New Roman" w:cs="Times New Roman" w:eastAsia="Times New Roman" w:hAnsi="Times New Roman"/>
            <w:sz w:val="24"/>
            <w:szCs w:val="24"/>
            <w:color w:val="000000"/>
            <w:rtl w:val="0"/>
          </w:rPr>
          <w:t xml:space="preserve">[8] Z. Li, A. Ksibi, and X. Xu, “Optimizing inventory management using a multi-agent LLM system,” in </w:t>
        </w:r>
      </w:ins>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international conference on electronic business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bookmarkStart w:colFirst="0" w:colLast="0" w:name="8y6464p6nqkz" w:id="112"/>
    <w:bookmarkEnd w:id="112"/>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id="8008" w:author="Claude" w:date="2026-05-18T00:00:00Z">
        <w:r>
          <w:rPr>
            <w:rFonts w:ascii="Times New Roman" w:cs="Times New Roman" w:eastAsia="Times New Roman" w:hAnsi="Times New Roman"/>
            <w:sz w:val="24"/>
            <w:szCs w:val="24"/>
            <w:color w:val="000000"/>
            <w:rtl w:val="0"/>
          </w:rPr>
          <w:delText xml:space="preserve">[9] B. Kim, J. G. Kim, and S. Lee, “A multi-agent reinforcement learning model for inventory systems under disruption,” </w:delText>
        </w:r>
      </w:del>
      <w:ins w:id="17007" w:author="Claude" w:date="2026-05-18T00:00:00Z">
        <w:r>
          <w:rPr>
            <w:rFonts w:ascii="Times New Roman" w:cs="Times New Roman" w:eastAsia="Times New Roman" w:hAnsi="Times New Roman"/>
            <w:sz w:val="24"/>
            <w:szCs w:val="24"/>
            <w:color w:val="000000"/>
            <w:rtl w:val="0"/>
          </w:rPr>
          <w:t xml:space="preserve">[9] B. Kim, J. G. Kim, and S. Lee, “A multi-agent reinforcement learning model for inventory transshipments under supply chain disruption,” </w:t>
        </w:r>
      </w:ins>
      <w:del w:id="8009" w:author="Claude" w:date="2026-05-18T00:00:00Z">
        <w:r>
          <w:rPr>
            <w:rFonts w:ascii="Times New Roman" w:cs="Times New Roman" w:eastAsia="Times New Roman" w:hAnsi="Times New Roman"/>
            <w:i w:val="1"/>
            <w:iCs w:val="1"/>
            <w:sz w:val="24"/>
            <w:szCs w:val="24"/>
            <w:color w:val="000000"/>
            <w:rtl w:val="0"/>
          </w:rPr>
          <w:delText xml:space="preserve">IIE Transactions</w:delText>
        </w:r>
      </w:del>
      <w:ins w:id="17008" w:author="Claude" w:date="2026-05-18T00:00:00Z">
        <w:r>
          <w:rPr>
            <w:rFonts w:ascii="Times New Roman" w:cs="Times New Roman" w:eastAsia="Times New Roman" w:hAnsi="Times New Roman"/>
            <w:i w:val="1"/>
            <w:iCs w:val="1"/>
            <w:sz w:val="24"/>
            <w:szCs w:val="24"/>
            <w:color w:val="000000"/>
            <w:rtl w:val="0"/>
          </w:rPr>
          <w:t xml:space="preserve">IISE Transactions</w:t>
        </w:r>
      </w:ins>
      <w:del w:id="8010" w:author="Claude" w:date="2026-05-18T00:00:00Z">
        <w:r>
          <w:rPr>
            <w:rFonts w:ascii="Times New Roman" w:cs="Times New Roman" w:eastAsia="Times New Roman" w:hAnsi="Times New Roman"/>
            <w:sz w:val="24"/>
            <w:szCs w:val="24"/>
            <w:color w:val="000000"/>
            <w:rtl w:val="0"/>
          </w:rPr>
          <w:delText xml:space="preserve">, vol. 56, no. 7, pp. 715–728, 2024.</w:delText>
        </w:r>
      </w:del>
      <w:ins w:id="17009" w:author="Claude" w:date="2026-05-18T00:00:00Z">
        <w:r>
          <w:rPr>
            <w:rFonts w:ascii="Times New Roman" w:cs="Times New Roman" w:eastAsia="Times New Roman" w:hAnsi="Times New Roman"/>
            <w:sz w:val="24"/>
            <w:szCs w:val="24"/>
            <w:color w:val="000000"/>
            <w:rtl w:val="0"/>
          </w:rPr>
          <w:t xml:space="preserve">, vol. 56, no. 7, pp. 715–728, 2024, doi: 10.1080/24725854.2023.2217248.</w:t>
        </w:r>
      </w:ins>
    </w:p>
    <w:bookmarkStart w:colFirst="0" w:colLast="0" w:name="ci9i411a3ia3" w:id="113"/>
    <w:bookmarkEnd w:id="113"/>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K. J. Arrow, T. Harris, and J. Marschak, “Optimal inventory policy,” 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1951, pp. 250–272.</w:t>
      </w:r>
    </w:p>
    <w:bookmarkStart w:colFirst="0" w:colLast="0" w:name="l4c50gozo5u3" w:id="114"/>
    <w:bookmarkEnd w:id="114"/>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H. Scarf, “The optimality of (s, s) policies in the dynamic inventory problem,” 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Mathematical methods in the social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 J. Arrow, S. Karlin, and P. Suppes, Eds., Stanford University Press, 1959, pp. 196–202.</w:t>
      </w:r>
    </w:p>
    <w:bookmarkStart w:colFirst="0" w:colLast="0" w:name="j9alcheifucs" w:id="115"/>
    <w:bookmarkEnd w:id="115"/>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 Federgruen and P. Zipkin, “Computational issues in an infinite-horizon, multiechelon inventory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32, no. 4, pp. 818–836, 1984, doi: </w:t>
      </w:r>
      <w:hyperlink r:id="rId15">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10.1287/opre.32.4.818</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bmpbn1ny2z0i" w:id="116"/>
    <w:bookmarkEnd w:id="116"/>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 A. Silver, D. F. Pyke, and R. Peterson,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Inventory management and production planning and scheduling</w:t>
      </w:r>
      <w:del w:id="8011" w:author="Claude" w:date="2026-05-18T00:00:00Z">
        <w:r>
          <w:rPr>
            <w:rFonts w:ascii="Times New Roman" w:cs="Times New Roman" w:eastAsia="Times New Roman" w:hAnsi="Times New Roman"/>
            <w:sz w:val="24"/>
            <w:szCs w:val="24"/>
            <w:color w:val="000000"/>
            <w:rtl w:val="0"/>
          </w:rPr>
          <w:delText xml:space="preserve">, 3rd ed. Wiley, 2016.</w:delText>
        </w:r>
      </w:del>
      <w:ins w:id="17010" w:author="Claude" w:date="2026-05-18T00:00:00Z">
        <w:r>
          <w:rPr>
            <w:rFonts w:ascii="Times New Roman" w:cs="Times New Roman" w:eastAsia="Times New Roman" w:hAnsi="Times New Roman"/>
            <w:sz w:val="24"/>
            <w:szCs w:val="24"/>
            <w:color w:val="000000"/>
            <w:rtl w:val="0"/>
          </w:rPr>
          <w:t xml:space="preserve">, 3rd ed. Wiley, 1998.</w:t>
        </w:r>
      </w:ins>
    </w:p>
    <w:bookmarkStart w:colFirst="0" w:colLast="0" w:name="g69v6q4vsnja" w:id="117"/>
    <w:bookmarkEnd w:id="117"/>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 C. Graves, “A single-item inventory model for a nonstationary demand process,”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Manufacturing &amp; Service Operations Management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no. 1, pp. 50–61, 1999, doi: </w:t>
      </w:r>
      <w:hyperlink r:id="rId16">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10.1287/msom.1.1.50</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rzu4t4y6v71z" w:id="118"/>
    <w:bookmarkEnd w:id="118"/>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 D. Snyder, “Forecasting sales of slow and fast moving inventories,”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Journal of Operational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140, no. 3, pp. 684–699, 2002, doi: </w:t>
      </w:r>
      <w:hyperlink r:id="rId17">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10.1016/S0377-2217(01)00231-4</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vaudldrra0xd" w:id="119"/>
    <w:bookmarkEnd w:id="119"/>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G.-Y. Ban and C. Rudin, “The big data newsvendor: Practical insights from machine learning,”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67, no. 1, pp. 90–108, 2019, doi: </w:t>
      </w:r>
      <w:hyperlink r:id="rId18">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10.1287/opre.2018.1757</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9bw3soga8fq6" w:id="120"/>
    <w:bookmarkEnd w:id="120"/>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J. D. Croston, “Forecasting and stock control for intermittent demands,”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Research Quarterly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23, no. 3, pp. 289–303, 1972, doi: </w:t>
      </w:r>
      <w:hyperlink r:id="rId19">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10.2307/3007885</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p150daiaexrs" w:id="121"/>
    <w:bookmarkEnd w:id="121"/>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A. A. Syntetos and J. E. Boylan, “The accuracy of intermittent demand estimates,”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Forecasting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2, pp. 303–314, 2005, doi: </w:t>
      </w:r>
      <w:hyperlink r:id="rId20">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10.1016/j.ijforecast.2004.10.001</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tlz6onhggnje" w:id="122"/>
    <w:bookmarkEnd w:id="122"/>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A. Bifet and R. Gavaldà, “Learning from time-changing data with adaptive windowing,” 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SIAM international conference on 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2007, pp. 443–448. doi: </w:t>
      </w:r>
      <w:hyperlink r:id="rId21">
        <w:r>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10.1137/1.9781611972771.42</w:t>
        </w:r>
      </w:hyperlin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Pr>
          <w:rtl w:val="0"/>
        </w:rPr>
      </w:r>
    </w:p>
    <w:bookmarkStart w:colFirst="0" w:colLast="0" w:name="ref_20" w:id="200"/>
    <w:bookmarkEnd w:id="200"/>
    <w:p w14:paraId="000002002">
      <w:pPr>
        <w:jc w:val="both"/>
        <w:rPr>
          <w:ins w:id="2002" w:author="Claude" w:date="2026-05-17T00:00:00Z"/>
        </w:rPr>
      </w:pPr>
      <w:ins w:id="12002" w:author="Claude" w:date="2026-05-17T00:00:00Z">
        <w:r>
          <w:rPr>
            <w:rFonts w:ascii="Times New Roman" w:cs="Times New Roman" w:eastAsia="Times New Roman" w:hAnsi="Times New Roman"/>
            <w:sz w:val="24"/>
            <w:szCs w:val="24"/>
            <w:color w:val="000000"/>
            <w:rtl w:val="0"/>
          </w:rPr>
          <w:t xml:space="preserve">[20] F. W. Harris, "How many parts to make at once," Factory, The Magazine of Management, vol. 10, no. 2, pp. 135–136, 152, 1913.</w:t>
        </w:r>
      </w:ins>
    </w:p>
    <w:bookmarkStart w:colFirst="0" w:colLast="0" w:name="ref_21" w:id="201"/>
    <w:bookmarkEnd w:id="201"/>
    <w:p w14:paraId="000002003">
      <w:pPr>
        <w:jc w:val="both"/>
        <w:rPr>
          <w:ins w:id="2003" w:author="Claude" w:date="2026-05-17T00:00:00Z"/>
        </w:rPr>
      </w:pPr>
      <w:ins w:id="12003" w:author="Claude" w:date="2026-05-17T00:00:00Z">
        <w:r>
          <w:rPr>
            <w:rFonts w:ascii="Times New Roman" w:cs="Times New Roman" w:eastAsia="Times New Roman" w:hAnsi="Times New Roman"/>
            <w:sz w:val="24"/>
            <w:szCs w:val="24"/>
            <w:color w:val="000000"/>
            <w:rtl w:val="0"/>
          </w:rPr>
          <w:t xml:space="preserve">[21] D. L. Iglehart, "Optimality of (s, S) policies in the infinite horizon dynamic inventory problem," Management Science, vol. 9, no. 2, pp. 259–267, 1963, doi: 10.1287/mnsc.9.2.259.</w:t>
        </w:r>
      </w:ins>
    </w:p>
    <w:bookmarkStart w:colFirst="0" w:colLast="0" w:name="ref_22" w:id="202"/>
    <w:bookmarkEnd w:id="202"/>
    <w:p w14:paraId="000002004">
      <w:pPr>
        <w:jc w:val="both"/>
        <w:rPr>
          <w:ins w:id="2004" w:author="Claude" w:date="2026-05-17T00:00:00Z"/>
        </w:rPr>
      </w:pPr>
      <w:ins w:id="12004" w:author="Claude" w:date="2026-05-17T00:00:00Z">
        <w:r>
          <w:rPr>
            <w:rFonts w:ascii="Times New Roman" w:cs="Times New Roman" w:eastAsia="Times New Roman" w:hAnsi="Times New Roman"/>
            <w:sz w:val="24"/>
            <w:szCs w:val="24"/>
            <w:color w:val="000000"/>
            <w:rtl w:val="0"/>
          </w:rPr>
          <w:t xml:space="preserve">[22] P. H. Zipkin, Foundations of Inventory Management. New York, NY: McGraw-Hill, 2000.</w:t>
        </w:r>
      </w:ins>
    </w:p>
    <w:bookmarkStart w:colFirst="0" w:colLast="0" w:name="ref_23" w:id="203"/>
    <w:bookmarkEnd w:id="203"/>
    <w:p w14:paraId="000002005">
      <w:pPr>
        <w:jc w:val="both"/>
        <w:rPr>
          <w:ins w:id="2005" w:author="Claude" w:date="2026-05-17T00:00:00Z"/>
        </w:rPr>
      </w:pPr>
      <w:ins w:id="12005" w:author="Claude" w:date="2026-05-17T00:00:00Z">
        <w:r>
          <w:rPr>
            <w:rFonts w:ascii="Times New Roman" w:cs="Times New Roman" w:eastAsia="Times New Roman" w:hAnsi="Times New Roman"/>
            <w:sz w:val="24"/>
            <w:szCs w:val="24"/>
            <w:color w:val="000000"/>
            <w:rtl w:val="0"/>
          </w:rPr>
          <w:t xml:space="preserve">[23] G. Cachon and C. Terwiesch, Matching Supply with Demand: An Introduction to Operations Management, 4th ed. McGraw-Hill Education, 2018.</w:t>
        </w:r>
      </w:ins>
    </w:p>
    <w:bookmarkStart w:colFirst="0" w:colLast="0" w:name="ref_24" w:id="204"/>
    <w:bookmarkEnd w:id="204"/>
    <w:p w14:paraId="000002006">
      <w:pPr>
        <w:jc w:val="both"/>
        <w:rPr>
          <w:ins w:id="2006" w:author="Claude" w:date="2026-05-17T00:00:00Z"/>
        </w:rPr>
      </w:pPr>
      <w:ins w:id="12006" w:author="Claude" w:date="2026-05-17T00:00:00Z">
        <w:r>
          <w:rPr>
            <w:rFonts w:ascii="Times New Roman" w:cs="Times New Roman" w:eastAsia="Times New Roman" w:hAnsi="Times New Roman"/>
            <w:sz w:val="24"/>
            <w:szCs w:val="24"/>
            <w:color w:val="000000"/>
            <w:rtl w:val="0"/>
          </w:rPr>
          <w:t xml:space="preserve">[24] S. Chopra and P. Meindl, Supply Chain Management: Strategy, Planning, and Operation, 7th ed. Pearson, 2019.</w:t>
        </w:r>
      </w:ins>
    </w:p>
    <w:bookmarkStart w:colFirst="0" w:colLast="0" w:name="ref_25" w:id="205"/>
    <w:bookmarkEnd w:id="205"/>
    <w:p w14:paraId="000002007">
      <w:pPr>
        <w:jc w:val="both"/>
        <w:rPr>
          <w:ins w:id="2007" w:author="Claude" w:date="2026-05-17T00:00:00Z"/>
        </w:rPr>
      </w:pPr>
      <w:ins w:id="12007" w:author="Claude" w:date="2026-05-17T00:00:00Z">
        <w:r>
          <w:rPr>
            <w:rFonts w:ascii="Times New Roman" w:cs="Times New Roman" w:eastAsia="Times New Roman" w:hAnsi="Times New Roman"/>
            <w:sz w:val="24"/>
            <w:szCs w:val="24"/>
            <w:color w:val="000000"/>
            <w:rtl w:val="0"/>
          </w:rPr>
          <w:t xml:space="preserve">[25] C. C. Holt, "Forecasting seasonals and trends by exponentially weighted moving averages," Office of Naval Research, Tech. Rep. 52, 1957. Reprinted in International Journal of Forecasting, vol. 20, no. 1, pp. 5–10, 2004.</w:t>
        </w:r>
      </w:ins>
    </w:p>
    <w:bookmarkStart w:colFirst="0" w:colLast="0" w:name="ref_26" w:id="206"/>
    <w:bookmarkEnd w:id="206"/>
    <w:p w14:paraId="000002008">
      <w:pPr>
        <w:jc w:val="both"/>
        <w:rPr>
          <w:ins w:id="2008" w:author="Claude" w:date="2026-05-17T00:00:00Z"/>
        </w:rPr>
      </w:pPr>
      <w:ins w:id="12008" w:author="Claude" w:date="2026-05-17T00:00:00Z">
        <w:r>
          <w:rPr>
            <w:rFonts w:ascii="Times New Roman" w:cs="Times New Roman" w:eastAsia="Times New Roman" w:hAnsi="Times New Roman"/>
            <w:sz w:val="24"/>
            <w:szCs w:val="24"/>
            <w:color w:val="000000"/>
            <w:rtl w:val="0"/>
          </w:rPr>
          <w:t xml:space="preserve">[26] P. R. Winters, "Forecasting sales by exponentially weighted moving averages," Management Science, vol. 6, no. 3, pp. 324–342, 1960, doi: 10.1287/mnsc.6.3.324.</w:t>
        </w:r>
      </w:ins>
    </w:p>
    <w:bookmarkStart w:colFirst="0" w:colLast="0" w:name="ref_27" w:id="207"/>
    <w:bookmarkEnd w:id="207"/>
    <w:p w14:paraId="000002009">
      <w:pPr>
        <w:jc w:val="both"/>
        <w:rPr>
          <w:ins w:id="2009" w:author="Claude" w:date="2026-05-17T00:00:00Z"/>
        </w:rPr>
      </w:pPr>
      <w:ins w:id="12009" w:author="Claude" w:date="2026-05-17T00:00:00Z">
        <w:r>
          <w:rPr>
            <w:rFonts w:ascii="Times New Roman" w:cs="Times New Roman" w:eastAsia="Times New Roman" w:hAnsi="Times New Roman"/>
            <w:sz w:val="24"/>
            <w:szCs w:val="24"/>
            <w:color w:val="000000"/>
            <w:rtl w:val="0"/>
          </w:rPr>
          <w:t xml:space="preserve">[27] R. J. Hyndman and Y. Khandakar, "Automatic time series forecasting: The forecast package for R," Journal of Statistical Software, vol. 27, no. 3, pp. 1–22, 2008, doi: 10.18637/jss.v027.i03.</w:t>
        </w:r>
      </w:ins>
    </w:p>
    <w:bookmarkStart w:colFirst="0" w:colLast="0" w:name="ref_28" w:id="208"/>
    <w:bookmarkEnd w:id="208"/>
    <w:p w14:paraId="000002010">
      <w:pPr>
        <w:jc w:val="both"/>
        <w:rPr>
          <w:ins w:id="2010" w:author="Claude" w:date="2026-05-17T00:00:00Z"/>
        </w:rPr>
      </w:pPr>
      <w:ins w:id="12010" w:author="Claude" w:date="2026-05-17T00:00:00Z">
        <w:r>
          <w:rPr>
            <w:rFonts w:ascii="Times New Roman" w:cs="Times New Roman" w:eastAsia="Times New Roman" w:hAnsi="Times New Roman"/>
            <w:sz w:val="24"/>
            <w:szCs w:val="24"/>
            <w:color w:val="000000"/>
            <w:rtl w:val="0"/>
          </w:rPr>
          <w:t xml:space="preserve">[28] R. J. Hyndman and G. Athanasopoulos, Forecasting: Principles and Practice, 3rd ed. Melbourne, Australia: OTexts, 2021. [Online]. Available: https://otexts.com/fpp3/</w:t>
        </w:r>
      </w:ins>
    </w:p>
    <w:bookmarkStart w:colFirst="0" w:colLast="0" w:name="ref_29" w:id="209"/>
    <w:bookmarkEnd w:id="209"/>
    <w:p w14:paraId="000002011">
      <w:pPr>
        <w:jc w:val="both"/>
        <w:rPr>
          <w:ins w:id="2011" w:author="Claude" w:date="2026-05-17T00:00:00Z"/>
        </w:rPr>
      </w:pPr>
      <w:ins w:id="12011" w:author="Claude" w:date="2026-05-17T00:00:00Z">
        <w:r>
          <w:rPr>
            <w:rFonts w:ascii="Times New Roman" w:cs="Times New Roman" w:eastAsia="Times New Roman" w:hAnsi="Times New Roman"/>
            <w:sz w:val="24"/>
            <w:szCs w:val="24"/>
            <w:color w:val="000000"/>
            <w:rtl w:val="0"/>
          </w:rPr>
          <w:t xml:space="preserve">[29] G. E. P. Box, G. M. Jenkins, G. C. Reinsel, and G. M. Ljung, Time Series Analysis: Forecasting and Control, 5th ed. Wiley, 2015.</w:t>
        </w:r>
      </w:ins>
    </w:p>
    <w:bookmarkStart w:colFirst="0" w:colLast="0" w:name="ref_30" w:id="210"/>
    <w:bookmarkEnd w:id="210"/>
    <w:p w14:paraId="000002012">
      <w:pPr>
        <w:jc w:val="both"/>
        <w:rPr>
          <w:ins w:id="2012" w:author="Claude" w:date="2026-05-17T00:00:00Z"/>
        </w:rPr>
      </w:pPr>
      <w:ins w:id="12012" w:author="Claude" w:date="2026-05-17T00:00:00Z">
        <w:r>
          <w:rPr>
            <w:rFonts w:ascii="Times New Roman" w:cs="Times New Roman" w:eastAsia="Times New Roman" w:hAnsi="Times New Roman"/>
            <w:sz w:val="24"/>
            <w:szCs w:val="24"/>
            <w:color w:val="000000"/>
            <w:rtl w:val="0"/>
          </w:rPr>
          <w:t xml:space="preserve">[30] S. Makridakis, E. Spiliotis, and V. Assimakopoulos, "The M5 accuracy competition: Results, findings, and conclusions," International Journal of Forecasting, vol. 38, no. 4, pp. 1346–1364, 2022, doi: 10.1016/j.ijforecast.2021.11.013.</w:t>
        </w:r>
      </w:ins>
    </w:p>
    <w:bookmarkStart w:colFirst="0" w:colLast="0" w:name="ref_31" w:id="211"/>
    <w:bookmarkEnd w:id="211"/>
    <w:p w14:paraId="000002013">
      <w:pPr>
        <w:jc w:val="both"/>
        <w:rPr>
          <w:ins w:id="2013" w:author="Claude" w:date="2026-05-17T00:00:00Z"/>
        </w:rPr>
      </w:pPr>
      <w:ins w:id="12013" w:author="Claude" w:date="2026-05-17T00:00:00Z">
        <w:r>
          <w:rPr>
            <w:rFonts w:ascii="Times New Roman" w:cs="Times New Roman" w:eastAsia="Times New Roman" w:hAnsi="Times New Roman"/>
            <w:sz w:val="24"/>
            <w:szCs w:val="24"/>
            <w:color w:val="000000"/>
            <w:rtl w:val="0"/>
          </w:rPr>
          <w:t xml:space="preserve">[31] J. Gama, P. Medas, G. Castillo, and P. Rodrigues, "Learning with drift detection," in Advances in Artificial Intelligence – SBIA 2004, vol. 3171 of Lecture Notes in Computer Science. Springer, 2004, pp. 286–295, doi: 10.1007/978-3-540-28645-5_29.</w:t>
        </w:r>
      </w:ins>
    </w:p>
    <w:bookmarkStart w:colFirst="0" w:colLast="0" w:name="ref_32" w:id="212"/>
    <w:bookmarkEnd w:id="212"/>
    <w:p w14:paraId="000002014">
      <w:pPr>
        <w:jc w:val="both"/>
        <w:rPr>
          <w:ins w:id="2014" w:author="Claude" w:date="2026-05-17T00:00:00Z"/>
        </w:rPr>
      </w:pPr>
      <w:ins w:id="12014" w:author="Claude" w:date="2026-05-17T00:00:00Z">
        <w:r>
          <w:rPr>
            <w:rFonts w:ascii="Times New Roman" w:cs="Times New Roman" w:eastAsia="Times New Roman" w:hAnsi="Times New Roman"/>
            <w:sz w:val="24"/>
            <w:szCs w:val="24"/>
            <w:color w:val="000000"/>
            <w:rtl w:val="0"/>
          </w:rPr>
          <w:t xml:space="preserve">[32] E. S. Page, "Continuous inspection schemes," Biometrika, vol. 41, no. 1/2, pp. 100–115, 1954, doi: 10.2307/2333009.</w:t>
        </w:r>
      </w:ins>
    </w:p>
    <w:bookmarkStart w:colFirst="0" w:colLast="0" w:name="ref_33" w:id="213"/>
    <w:bookmarkEnd w:id="213"/>
    <w:p w14:paraId="000002015">
      <w:pPr>
        <w:jc w:val="both"/>
        <w:rPr>
          <w:ins w:id="2015" w:author="Claude" w:date="2026-05-17T00:00:00Z"/>
        </w:rPr>
      </w:pPr>
      <w:ins w:id="12015" w:author="Claude" w:date="2026-05-17T00:00:00Z">
        <w:r>
          <w:rPr>
            <w:rFonts w:ascii="Times New Roman" w:cs="Times New Roman" w:eastAsia="Times New Roman" w:hAnsi="Times New Roman"/>
            <w:sz w:val="24"/>
            <w:szCs w:val="24"/>
            <w:color w:val="000000"/>
            <w:rtl w:val="0"/>
          </w:rPr>
          <w:t xml:space="preserve">[33] J. Lu, A. Liu, F. Dong, F. Gu, J. Gama, and G. Zhang, "Learning under concept drift: A review," IEEE Transactions on Knowledge and Data Engineering, vol. 31, no. 12, pp. 2346–2363, 2019, doi: 10.1109/TKDE.2018.2876857.</w:t>
        </w:r>
      </w:ins>
    </w:p>
    <w:bookmarkStart w:colFirst="0" w:colLast="0" w:name="ref_34" w:id="214"/>
    <w:bookmarkEnd w:id="214"/>
    <w:p w14:paraId="000002016">
      <w:pPr>
        <w:jc w:val="both"/>
        <w:rPr>
          <w:ins w:id="2016" w:author="Claude" w:date="2026-05-17T00:00:00Z"/>
        </w:rPr>
      </w:pPr>
      <w:ins w:id="12016" w:author="Claude" w:date="2026-05-17T00:00:00Z">
        <w:r>
          <w:rPr>
            <w:rFonts w:ascii="Times New Roman" w:cs="Times New Roman" w:eastAsia="Times New Roman" w:hAnsi="Times New Roman"/>
            <w:sz w:val="24"/>
            <w:szCs w:val="24"/>
            <w:color w:val="000000"/>
            <w:rtl w:val="0"/>
          </w:rPr>
          <w:t xml:space="preserve">[34] M. Wooldridge and N. R. Jennings, "Intelligent agents: Theory and practice," The Knowledge Engineering Review, vol. 10, no. 2, pp. 115–152, 1995, doi: 10.1017/S0269888900008122.</w:t>
        </w:r>
      </w:ins>
    </w:p>
    <w:bookmarkStart w:colFirst="0" w:colLast="0" w:name="ref_35" w:id="215"/>
    <w:bookmarkEnd w:id="215"/>
    <w:p w14:paraId="000002017">
      <w:pPr>
        <w:jc w:val="both"/>
        <w:rPr>
          <w:ins w:id="2017" w:author="Claude" w:date="2026-05-17T00:00:00Z"/>
        </w:rPr>
      </w:pPr>
      <w:ins w:id="12017" w:author="Claude" w:date="2026-05-17T00:00:00Z">
        <w:r>
          <w:rPr>
            <w:rFonts w:ascii="Times New Roman" w:cs="Times New Roman" w:eastAsia="Times New Roman" w:hAnsi="Times New Roman"/>
            <w:sz w:val="24"/>
            <w:szCs w:val="24"/>
            <w:color w:val="000000"/>
            <w:rtl w:val="0"/>
          </w:rPr>
          <w:t xml:space="preserve">[35] N. R. Jennings, K. Sycara, and M. Wooldridge, "A roadmap of agent research and development," Autonomous Agents and Multi-Agent Systems, vol. 1, no. 1, pp. 7–38, 1998, doi: 10.1023/A:1010090405266.</w:t>
        </w:r>
      </w:ins>
    </w:p>
    <w:bookmarkStart w:colFirst="0" w:colLast="0" w:name="ref_36" w:id="216"/>
    <w:bookmarkEnd w:id="216"/>
    <w:p w14:paraId="000002018">
      <w:pPr>
        <w:jc w:val="both"/>
        <w:rPr>
          <w:ins w:id="2018" w:author="Claude" w:date="2026-05-17T00:00:00Z"/>
        </w:rPr>
      </w:pPr>
      <w:ins w:id="12018" w:author="Claude" w:date="2026-05-17T00:00:00Z">
        <w:r>
          <w:rPr>
            <w:rFonts w:ascii="Times New Roman" w:cs="Times New Roman" w:eastAsia="Times New Roman" w:hAnsi="Times New Roman"/>
            <w:sz w:val="24"/>
            <w:szCs w:val="24"/>
            <w:color w:val="000000"/>
            <w:rtl w:val="0"/>
          </w:rPr>
          <w:t xml:space="preserve">[36] P. Stone and M. Veloso, "Multiagent systems: A survey from a machine learning perspective," Autonomous Robots, vol. 8, no. 3, pp. 345–383, 2000, doi: 10.1023/A:1008942012299.</w:t>
        </w:r>
      </w:ins>
    </w:p>
    <w:bookmarkStart w:colFirst="0" w:colLast="0" w:name="ref_37" w:id="217"/>
    <w:bookmarkEnd w:id="217"/>
    <w:p w14:paraId="000002019">
      <w:pPr>
        <w:jc w:val="both"/>
        <w:rPr>
          <w:ins w:id="2019" w:author="Claude" w:date="2026-05-17T00:00:00Z"/>
        </w:rPr>
      </w:pPr>
      <w:ins w:id="12019" w:author="Claude" w:date="2026-05-17T00:00:00Z">
        <w:r>
          <w:rPr>
            <w:rFonts w:ascii="Times New Roman" w:cs="Times New Roman" w:eastAsia="Times New Roman" w:hAnsi="Times New Roman"/>
            <w:sz w:val="24"/>
            <w:szCs w:val="24"/>
            <w:color w:val="000000"/>
            <w:rtl w:val="0"/>
          </w:rPr>
          <w:t xml:space="preserve">[37] J. Kazil, D. Masad, and A. Crooks, "Utilizing Python for agent-based modeling: The Mesa framework," in Social, Cultural, and Behavioral Modeling (SBP-BRiMS 2020), vol. 12268 of Lecture Notes in Computer Science. Springer, 2020, pp. 308–317, doi: 10.1007/978-3-030-61255-9_30.</w:t>
        </w:r>
      </w:ins>
    </w:p>
    <w:bookmarkStart w:colFirst="0" w:colLast="0" w:name="ref_38" w:id="218"/>
    <w:bookmarkEnd w:id="218"/>
    <w:p w14:paraId="000002020">
      <w:pPr>
        <w:jc w:val="both"/>
        <w:rPr>
          <w:ins w:id="2020" w:author="Claude" w:date="2026-05-17T00:00:00Z"/>
        </w:rPr>
      </w:pPr>
      <w:ins w:id="12020" w:author="Claude" w:date="2026-05-17T00:00:00Z">
        <w:r>
          <w:rPr>
            <w:rFonts w:ascii="Times New Roman" w:cs="Times New Roman" w:eastAsia="Times New Roman" w:hAnsi="Times New Roman"/>
            <w:sz w:val="24"/>
            <w:szCs w:val="24"/>
            <w:color w:val="000000"/>
            <w:rtl w:val="0"/>
          </w:rPr>
          <w:t xml:space="preserve">[38] S. Russell and P. Norvig, Artificial Intelligence: A Modern Approach, 4th ed. Pearson, 2020.</w:t>
        </w:r>
      </w:ins>
    </w:p>
    <w:bookmarkStart w:colFirst="0" w:colLast="0" w:name="ref_39" w:id="219"/>
    <w:bookmarkEnd w:id="219"/>
    <w:p w14:paraId="000002021">
      <w:pPr>
        <w:jc w:val="both"/>
        <w:rPr>
          <w:ins w:id="2021" w:author="Claude" w:date="2026-05-17T00:00:00Z"/>
        </w:rPr>
      </w:pPr>
      <w:ins w:id="12021" w:author="Claude" w:date="2026-05-17T00:00:00Z">
        <w:r>
          <w:rPr>
            <w:rFonts w:ascii="Times New Roman" w:cs="Times New Roman" w:eastAsia="Times New Roman" w:hAnsi="Times New Roman"/>
            <w:sz w:val="24"/>
            <w:szCs w:val="24"/>
            <w:color w:val="000000"/>
            <w:rtl w:val="0"/>
          </w:rPr>
          <w:t xml:space="preserve">[39] R. N. Boute, J. Gijsbrechts, W. van Jaarsveld, and N. Vanvuchelen, "Deep reinforcement learning for inventory control: A roadmap," European Journal of Operational Research, vol. 298, no. 2, pp. 401–412, 2022, doi: 10.1016/j.ejor.2021.07.016.</w:t>
        </w:r>
      </w:ins>
    </w:p>
    <w:bookmarkStart w:colFirst="0" w:colLast="0" w:name="ref_40" w:id="220"/>
    <w:bookmarkEnd w:id="220"/>
    <w:p w14:paraId="000002022">
      <w:pPr>
        <w:jc w:val="both"/>
        <w:rPr>
          <w:ins w:id="2022" w:author="Claude" w:date="2026-05-17T00:00:00Z"/>
        </w:rPr>
      </w:pPr>
      <w:ins w:id="12022" w:author="Claude" w:date="2026-05-17T00:00:00Z">
        <w:r>
          <w:rPr>
            <w:rFonts w:ascii="Times New Roman" w:cs="Times New Roman" w:eastAsia="Times New Roman" w:hAnsi="Times New Roman"/>
            <w:sz w:val="24"/>
            <w:szCs w:val="24"/>
            <w:color w:val="000000"/>
            <w:rtl w:val="0"/>
          </w:rPr>
          <w:t xml:space="preserve">[40] A. Oroojlooyjadid, M. Nazari, L. V. Snyder, and M. Takáč, "A deep Q-network for the beer game: Deep reinforcement learning for inventory optimization," Manufacturing &amp; Service Operations Management, vol. 24, no. 1, pp. 285–304, 2022, doi: 10.1287/msom.2020.0939.</w:t>
        </w:r>
      </w:ins>
    </w:p>
    <w:bookmarkStart w:colFirst="0" w:colLast="0" w:name="ref_41" w:id="221"/>
    <w:bookmarkEnd w:id="221"/>
    <w:p w14:paraId="000002023">
      <w:pPr>
        <w:jc w:val="both"/>
        <w:rPr>
          <w:ins w:id="2023" w:author="Claude" w:date="2026-05-17T00:00:00Z"/>
        </w:rPr>
      </w:pPr>
      <w:ins w:id="12023" w:author="Claude" w:date="2026-05-17T00:00:00Z">
        <w:r>
          <w:rPr>
            <w:rFonts w:ascii="Times New Roman" w:cs="Times New Roman" w:eastAsia="Times New Roman" w:hAnsi="Times New Roman"/>
            <w:sz w:val="24"/>
            <w:szCs w:val="24"/>
            <w:color w:val="000000"/>
            <w:rtl w:val="0"/>
          </w:rPr>
          <w:t xml:space="preserve">[41] H. L. Lee, V. Padmanabhan, and S. Whang, "Information distortion in a supply chain: The bullwhip effect," Management Science, vol. 43, no. 4, pp. 546–558, 1997, doi: 10.1287/mnsc.43.4.546.</w:t>
        </w:r>
      </w:ins>
    </w:p>
    <w:bookmarkStart w:colFirst="0" w:colLast="0" w:name="ref_42" w:id="222"/>
    <w:bookmarkEnd w:id="222"/>
    <w:p w14:paraId="000002024">
      <w:pPr>
        <w:jc w:val="both"/>
        <w:rPr>
          <w:ins w:id="2024" w:author="Claude" w:date="2026-05-17T00:00:00Z"/>
        </w:rPr>
      </w:pPr>
      <w:ins w:id="12024" w:author="Claude" w:date="2026-05-17T00:00:00Z">
        <w:r>
          <w:rPr>
            <w:rFonts w:ascii="Times New Roman" w:cs="Times New Roman" w:eastAsia="Times New Roman" w:hAnsi="Times New Roman"/>
            <w:sz w:val="24"/>
            <w:szCs w:val="24"/>
            <w:color w:val="000000"/>
            <w:rtl w:val="0"/>
          </w:rPr>
          <w:t xml:space="preserve">[42] H. B. Mann and D. R. Whitney, "On a test of whether one of two random variables is stochastically larger than the other," The Annals of Mathematical Statistics, vol. 18, no. 1, pp. 50–60, 1947, doi: 10.1214/aoms/1177730491.</w:t>
        </w:r>
      </w:ins>
    </w:p>
    <w:bookmarkStart w:colFirst="0" w:colLast="0" w:name="ref_43" w:id="223"/>
    <w:bookmarkEnd w:id="223"/>
    <w:p w14:paraId="000002025">
      <w:pPr>
        <w:jc w:val="both"/>
        <w:rPr>
          <w:ins w:id="2025" w:author="Claude" w:date="2026-05-17T00:00:00Z"/>
        </w:rPr>
      </w:pPr>
      <w:ins w:id="12025" w:author="Claude" w:date="2026-05-17T00:00:00Z">
        <w:r>
          <w:rPr>
            <w:rFonts w:ascii="Times New Roman" w:cs="Times New Roman" w:eastAsia="Times New Roman" w:hAnsi="Times New Roman"/>
            <w:sz w:val="24"/>
            <w:szCs w:val="24"/>
            <w:color w:val="000000"/>
            <w:rtl w:val="0"/>
          </w:rPr>
          <w:t xml:space="preserve">[43] B. L. Welch, "The generalization of `Student’s’ problem when several different population variances are involved," Biometrika, vol. 34, no. 1/2, pp. 28–35, 1947, doi: 10.1093/biomet/34.1-2.28.</w:t>
        </w:r>
      </w:ins>
    </w:p>
    <w:bookmarkStart w:colFirst="0" w:colLast="0" w:name="ref_44" w:id="224"/>
    <w:bookmarkEnd w:id="224"/>
    <w:p w14:paraId="000002026">
      <w:pPr>
        <w:jc w:val="both"/>
        <w:rPr>
          <w:ins w:id="2026" w:author="Claude" w:date="2026-05-17T00:00:00Z"/>
        </w:rPr>
      </w:pPr>
      <w:ins w:id="12026" w:author="Claude" w:date="2026-05-17T00:00:00Z">
        <w:r>
          <w:rPr>
            <w:rFonts w:ascii="Times New Roman" w:cs="Times New Roman" w:eastAsia="Times New Roman" w:hAnsi="Times New Roman"/>
            <w:sz w:val="24"/>
            <w:szCs w:val="24"/>
            <w:color w:val="000000"/>
            <w:rtl w:val="0"/>
          </w:rPr>
          <w:t xml:space="preserve">[44] J. Cohen, Statistical Power Analysis for the Behavioral Sciences, 2nd ed. Hillsdale, NJ: Lawrence Erlbaum Associates, 1988.</w:t>
        </w:r>
      </w:ins>
    </w:p>
    <w:bookmarkStart w:colFirst="0" w:colLast="0" w:name="ref_45" w:id="225"/>
    <w:bookmarkEnd w:id="225"/>
    <w:p w14:paraId="000002027">
      <w:pPr>
        <w:jc w:val="both"/>
        <w:rPr>
          <w:ins w:id="2027" w:author="Claude" w:date="2026-05-17T00:00:00Z"/>
        </w:rPr>
      </w:pPr>
      <w:ins w:id="12027" w:author="Claude" w:date="2026-05-17T00:00:00Z">
        <w:r>
          <w:rPr>
            <w:rFonts w:ascii="Times New Roman" w:cs="Times New Roman" w:eastAsia="Times New Roman" w:hAnsi="Times New Roman"/>
            <w:sz w:val="24"/>
            <w:szCs w:val="24"/>
            <w:color w:val="000000"/>
            <w:rtl w:val="0"/>
          </w:rPr>
          <w:t xml:space="preserve">[45] J. Pineau et al., "Improving reproducibility in machine learning research (a report from the NeurIPS 2019 reproducibility program)," Journal of Machine Learning Research, vol. 22, no. 164, pp. 1–20, 2021.</w:t>
        </w:r>
      </w:ins>
    </w:p>
    <w:bookmarkStart w:colFirst="0" w:colLast="0" w:name="ref_46" w:id="226"/>
    <w:bookmarkEnd w:id="226"/>
    <w:p w14:paraId="000C19003">
      <w:pPr>
        <w:jc w:val="both"/>
        <w:rPr>
          <w:ins w:id="19003" w:author="Claude" w:date="2026-05-18T00:00:00Z"/>
        </w:rPr>
      </w:pPr>
      <w:ins w:id="19004" w:author="Claude" w:date="2026-05-18T00:00:00Z">
        <w:r>
          <w:rPr>
            <w:rFonts w:ascii="Times New Roman" w:cs="Times New Roman" w:eastAsia="Times New Roman" w:hAnsi="Times New Roman"/>
            <w:sz w:val="24"/>
            <w:szCs w:val="24"/>
            <w:color w:val="000000"/>
            <w:rtl w:val="0"/>
          </w:rPr>
          <w:t xml:space="preserve">[46] IBM, “What is a multi-agent system?,” IBM Think Topics. Accessed: May 17, 2026. [Online]. Available: https://www.ibm.com/think/topics/multiagent-system</w:t>
        </w:r>
      </w:ins>
    </w:p>
    <w:bookmarkStart w:colFirst="0" w:colLast="0" w:name="ref_47" w:id="227"/>
    <w:bookmarkEnd w:id="227"/>
    <w:p w14:paraId="000E4e4c">
      <w:pPr>
        <w:jc w:val="both"/>
        <w:rPr>
          <w:ins w:id="20044" w:author="Claude" w:date="2026-05-18T00:00:00Z"/>
        </w:rPr>
      </w:pPr>
      <w:ins w:id="20045" w:author="Claude" w:date="2026-05-18T00:00:00Z">
        <w:r>
          <w:rPr>
            <w:rFonts w:ascii="Times New Roman" w:cs="Times New Roman" w:eastAsia="Times New Roman" w:hAnsi="Times New Roman"/>
            <w:sz w:val="24"/>
            <w:szCs w:val="24"/>
            <w:color w:val="000000"/>
            <w:rtl w:val="0"/>
          </w:rPr>
          <w:t xml:space="preserve">[47] A. S. Rao and M. P. Georgeff, "BDI agents: From theory to practice," in Proc. 1st Int. Conf. Multi-Agent Systems (ICMAS), San Francisco, CA, 1995, pp. 312–319.</w:t>
        </w:r>
      </w:ins>
    </w:p>
    <w:bookmarkStart w:colFirst="0" w:colLast="0" w:name="ref_48" w:id="228"/>
    <w:bookmarkEnd w:id="228"/>
    <w:p w14:paraId="000E4e4e">
      <w:pPr>
        <w:jc w:val="both"/>
        <w:rPr>
          <w:ins w:id="20046" w:author="Claude" w:date="2026-05-18T00:00:00Z"/>
        </w:rPr>
      </w:pPr>
      <w:ins w:id="20047" w:author="Claude" w:date="2026-05-18T00:00:00Z">
        <w:r>
          <w:rPr>
            <w:rFonts w:ascii="Times New Roman" w:cs="Times New Roman" w:eastAsia="Times New Roman" w:hAnsi="Times New Roman"/>
            <w:sz w:val="24"/>
            <w:szCs w:val="24"/>
            <w:color w:val="000000"/>
            <w:rtl w:val="0"/>
          </w:rPr>
          <w:t xml:space="preserve">[48] E. Bonabeau, "Agent-based modeling: Methods and techniques for simulating human systems," Proceedings of the National Academy of Sciences, vol. 99, suppl. 3, pp. 7280–7287, 2002, doi: 10.1073/pnas.082080899.</w:t>
        </w:r>
      </w:ins>
    </w:p>
    <w:bookmarkStart w:colFirst="0" w:colLast="0" w:name="ref_49" w:id="229"/>
    <w:bookmarkEnd w:id="229"/>
    <w:p w14:paraId="000E4e50">
      <w:pPr>
        <w:jc w:val="both"/>
        <w:rPr>
          <w:ins w:id="20048" w:author="Claude" w:date="2026-05-18T00:00:00Z"/>
        </w:rPr>
      </w:pPr>
      <w:ins w:id="20049" w:author="Claude" w:date="2026-05-18T00:00:00Z">
        <w:r>
          <w:rPr>
            <w:rFonts w:ascii="Times New Roman" w:cs="Times New Roman" w:eastAsia="Times New Roman" w:hAnsi="Times New Roman"/>
            <w:sz w:val="24"/>
            <w:szCs w:val="24"/>
            <w:color w:val="000000"/>
            <w:rtl w:val="0"/>
          </w:rPr>
          <w:t xml:space="preserve">[49] R. G. Smith, "The Contract Net Protocol: High-level communication and control in a distributed problem solver," IEEE Transactions on Computers, vol. C-29, no. 12, pp. 1104–1113, 1980, doi: 10.1109/TC.1980.1675516.</w:t>
        </w:r>
      </w:ins>
    </w:p>
    <w:bookmarkStart w:colFirst="0" w:colLast="0" w:name="ref_50" w:id="230"/>
    <w:bookmarkEnd w:id="230"/>
    <w:p w14:paraId="000E4e52">
      <w:pPr>
        <w:jc w:val="both"/>
        <w:rPr>
          <w:ins w:id="20050" w:author="Claude" w:date="2026-05-18T00:00:00Z"/>
        </w:rPr>
      </w:pPr>
      <w:ins w:id="20051" w:author="Claude" w:date="2026-05-18T00:00:00Z">
        <w:r>
          <w:rPr>
            <w:rFonts w:ascii="Times New Roman" w:cs="Times New Roman" w:eastAsia="Times New Roman" w:hAnsi="Times New Roman"/>
            <w:sz w:val="24"/>
            <w:szCs w:val="24"/>
            <w:color w:val="000000"/>
            <w:rtl w:val="0"/>
          </w:rPr>
          <w:t xml:space="preserve">[50] C. M. Macal and M. J. North, "Tutorial on agent-based modelling and simulation," Journal of Simulation, vol. 4, no. 3, pp. 151–162, 2010, doi: 10.1057/jos.2010.3.</w:t>
        </w:r>
      </w:ins>
    </w:p>
    <w:bookmarkStart w:colFirst="0" w:colLast="0" w:name="ref_51" w:id="231"/>
    <w:bookmarkEnd w:id="231"/>
    <w:p w14:paraId="000E4e54">
      <w:pPr>
        <w:jc w:val="both"/>
        <w:rPr>
          <w:ins w:id="20052" w:author="Claude" w:date="2026-05-18T00:00:00Z"/>
        </w:rPr>
      </w:pPr>
      <w:ins w:id="20053" w:author="Claude" w:date="2026-05-18T00:00:00Z">
        <w:r>
          <w:rPr>
            <w:rFonts w:ascii="Times New Roman" w:cs="Times New Roman" w:eastAsia="Times New Roman" w:hAnsi="Times New Roman"/>
            <w:sz w:val="24"/>
            <w:szCs w:val="24"/>
            <w:color w:val="000000"/>
            <w:rtl w:val="0"/>
          </w:rPr>
          <w:t xml:space="preserve">[51] J. Ferber, Multi-Agent Systems: An Introduction to Distributed Artificial Intelligence. Boston, MA: Addison-Wesley, 1999.</w:t>
        </w:r>
      </w:ins>
    </w:p>
    <w:bookmarkStart w:colFirst="0" w:colLast="0" w:name="ref_52" w:id="232"/>
    <w:bookmarkEnd w:id="232"/>
    <w:p w14:paraId="000E4e56">
      <w:pPr>
        <w:jc w:val="both"/>
        <w:rPr>
          <w:ins w:id="20054" w:author="Claude" w:date="2026-05-18T00:00:00Z"/>
        </w:rPr>
      </w:pPr>
      <w:ins w:id="20055" w:author="Claude" w:date="2026-05-18T00:00:00Z">
        <w:r>
          <w:rPr>
            <w:rFonts w:ascii="Times New Roman" w:cs="Times New Roman" w:eastAsia="Times New Roman" w:hAnsi="Times New Roman"/>
            <w:sz w:val="24"/>
            <w:szCs w:val="24"/>
            <w:color w:val="000000"/>
            <w:rtl w:val="0"/>
          </w:rPr>
          <w:t xml:space="preserve">[52] M. R. Genesereth and S. P. Ketchpel, "Software agents," Communications of the ACM, vol. 37, no. 7, pp. 48–53, 1994, doi: 10.1145/176789.176794.</w:t>
        </w:r>
      </w:ins>
    </w:p>
    <w:bookmarkStart w:colFirst="0" w:colLast="0" w:name="ref_53" w:id="233"/>
    <w:bookmarkEnd w:id="233"/>
    <w:p w14:paraId="000E4e58">
      <w:pPr>
        <w:jc w:val="both"/>
        <w:rPr>
          <w:ins w:id="20056" w:author="Claude" w:date="2026-05-18T00:00:00Z"/>
        </w:rPr>
      </w:pPr>
      <w:ins w:id="20057" w:author="Claude" w:date="2026-05-18T00:00:00Z">
        <w:r>
          <w:rPr>
            <w:rFonts w:ascii="Times New Roman" w:cs="Times New Roman" w:eastAsia="Times New Roman" w:hAnsi="Times New Roman"/>
            <w:sz w:val="24"/>
            <w:szCs w:val="24"/>
            <w:color w:val="000000"/>
            <w:rtl w:val="0"/>
          </w:rPr>
          <w:t xml:space="preserve">[53] E. H. Durfee, "Distributed problem solving and planning," in Multiagent Systems: A Modern Approach to Distributed Artificial Intelligence, G. Weiss, Ed. Cambridge, MA: MIT Press, 1999, pp. 121–164.</w:t>
        </w:r>
      </w:ins>
    </w:p>
    <w:bookmarkStart w:colFirst="0" w:colLast="0" w:name="ref_54" w:id="234"/>
    <w:bookmarkEnd w:id="234"/>
    <w:p w14:paraId="000E4e5a">
      <w:pPr>
        <w:jc w:val="both"/>
        <w:rPr>
          <w:ins w:id="20058" w:author="Claude" w:date="2026-05-18T00:00:00Z"/>
        </w:rPr>
      </w:pPr>
      <w:ins w:id="20059" w:author="Claude" w:date="2026-05-18T00:00:00Z">
        <w:r>
          <w:rPr>
            <w:rFonts w:ascii="Times New Roman" w:cs="Times New Roman" w:eastAsia="Times New Roman" w:hAnsi="Times New Roman"/>
            <w:sz w:val="24"/>
            <w:szCs w:val="24"/>
            <w:color w:val="000000"/>
            <w:rtl w:val="0"/>
          </w:rPr>
          <w:t xml:space="preserve">[54] FIPA, "FIPA ACL Message Structure Specification," Foundation for Intelligent Physical Agents, Standard SC00061G, 2002. [Online]. Available: http://www.fipa.org/specs/fipa00061/</w:t>
        </w:r>
      </w:ins>
    </w:p>
    <w:bookmarkStart w:colFirst="0" w:colLast="0" w:name="ref_55" w:id="235"/>
    <w:bookmarkEnd w:id="235"/>
    <w:p w14:paraId="000E4e5c">
      <w:pPr>
        <w:jc w:val="both"/>
        <w:rPr>
          <w:ins w:id="20060" w:author="Claude" w:date="2026-05-18T00:00:00Z"/>
        </w:rPr>
      </w:pPr>
      <w:ins w:id="20061" w:author="Claude" w:date="2026-05-18T00:00:00Z">
        <w:r>
          <w:rPr>
            <w:rFonts w:ascii="Times New Roman" w:cs="Times New Roman" w:eastAsia="Times New Roman" w:hAnsi="Times New Roman"/>
            <w:sz w:val="24"/>
            <w:szCs w:val="24"/>
            <w:color w:val="000000"/>
            <w:rtl w:val="0"/>
          </w:rPr>
          <w:t xml:space="preserve">[55] X. Liu, M. Hu, Y. Peng, and Y. Yang, "Multi-Agent Deep Reinforcement Learning for Multi-Echelon Inventory Management," Production and Operations Management, vol. 34, pp. 1836–1856, 2025, doi: 10.1177/10591478241305863.</w:t>
        </w:r>
      </w:ins>
    </w:p>
    <w:bookmarkStart w:colFirst="0" w:colLast="0" w:name="ref_56" w:id="236"/>
    <w:bookmarkEnd w:id="236"/>
    <w:p w14:paraId="000F55f7">
      <w:pPr>
        <w:jc w:val="both"/>
        <w:rPr>
          <w:ins w:id="22007" w:author="Claude" w:date="2026-05-18T00:00:00Z"/>
        </w:rPr>
      </w:pPr>
      <w:ins w:id="22008" w:author="Claude" w:date="2026-05-18T00:00:00Z">
        <w:r>
          <w:rPr>
            <w:rFonts w:ascii="Times New Roman" w:cs="Times New Roman" w:eastAsia="Times New Roman" w:hAnsi="Times New Roman"/>
            <w:sz w:val="24"/>
            <w:szCs w:val="24"/>
            <w:color w:val="000000"/>
            <w:rtl w:val="0"/>
          </w:rPr>
          <w:t xml:space="preserve">[56] A. A. Syntetos and J. E. Boylan, “On the bias of intermittent demand estimates,” International Journal of Production Economics, vol. 71, no. 1–3, pp. 457–466, 2001, doi: 10.1016/S0925-5273(00)00143-2.</w:t>
        </w:r>
      </w:ins>
    </w:p>
    <w:sectPr>
      <w:headerReference r:id="rId22" w:type="default"/>
      <w:pgSz w:h="16834" w:w="11909" w:orient="portrait"/>
      <w:pgMar w:bottom="1440" w:top="1440" w:left="216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ዘለቀ አበባው" w:id="9" w:date="2026-05-17T01:07:13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"periodic decision cycle"?</w:t>
      </w:r>
    </w:p>
  </w:comment>
  <w:comment w:author="ዘለቀ አበባው" w:id="5" w:date="2026-05-17T00:46:39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full title" Overcoming e-commerce barriers in developing markets: A review of data-driven strategies for sustainable growth"</w:t>
      </w:r>
    </w:p>
  </w:comment>
  <w:comment w:author="ዘለቀ አበባው" w:id="3" w:date="2026-05-17T00:14:08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title of the refeferenced paper "Concept Drift Adaptation Methods under the Deep Learning Framework: A Literature Review"  Are you sure the three points are rasied by him? check!</w:t>
      </w:r>
    </w:p>
  </w:comment>
  <w:comment w:author="ዘለቀ አበባው" w:id="2" w:date="2026-05-16T23:35:56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said that we need refernce</w:t>
      </w:r>
    </w:p>
  </w:comment>
  <w:comment w:author="ዘለቀ አበባው" w:id="6" w:date="2026-05-17T00:26:20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transition paragraph which indicates from deep learning model(for drift detection as previous papers said)  to Agentic approach and then multi-agents approach</w:t>
      </w:r>
    </w:p>
  </w:comment>
  <w:comment w:author="ዘለቀ አበባው" w:id="0" w:date="2026-05-16T23:32:08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we need to define  define what inventory management so that we can determine the scope and different parameters and the agent that will act of the process. Use reference who is very well known in the area,</w:t>
      </w:r>
    </w:p>
  </w:comment>
  <w:comment w:author="ዘለቀ አበባው" w:id="8" w:date="2026-05-17T00:59:26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word relevance?</w:t>
      </w:r>
    </w:p>
  </w:comment>
  <w:comment w:author="ዘለቀ አበባው" w:id="4" w:date="2026-05-17T00:16:25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same "The Challenges and Opportunities of E-Commerce in Ethiopia: A Review" , you have to write the title as it is in the paper, but missed in your reference. not a strong paper to cite, not published formally.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Xiang et al.,Concept Drift Adaptation Methods under the Deep Learning Framework: A Literature Review</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mainly discusses: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drift in data streams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models degrade when data distribution changes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for adapting models (incremental learning, retraining, ensemble methods, etc.)</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of maintaining model performance over time</w:t>
      </w:r>
    </w:p>
  </w:comment>
  <w:comment w:author="ዘለቀ አበባው" w:id="7" w:date="2026-05-17T00:58:06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Multi-Agent Systems (MAS) in e-commerce inventory management are architectures where multiple autonomous software agents—each with a specific role, local knowledge, and decision rules—cooperate and coordinate to monitor, control, and optimise inventory-related tasks (stock levels, replenishment, order allocation, forecasting, returns, and distribution) across a shared e-commerce environment. (https://www.ibm.com/think/topics/multiagent-system)</w:t>
      </w:r>
    </w:p>
  </w:comment>
  <w:comment w:author="ዘለቀ አበባው" w:id="1" w:date="2026-05-16T23:33:18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platform is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rial"/>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4"/>
      <w:numFmt w:val="decimal"/>
      <w:lvlText w:val="%1."/>
      <w:lvlJc w:val="left"/>
      <w:pPr>
        <w:ind w:left="720" w:hanging="360"/>
      </w:pPr>
      <w:rPr/>
    </w:lvl>
    <w:lvl w:ilvl="1">
      <w:start w:val="4"/>
      <w:numFmt w:val="decimal"/>
      <w:lvlText w:val="%2."/>
      <w:lvlJc w:val="left"/>
      <w:pPr>
        <w:ind w:left="1440" w:hanging="360"/>
      </w:pPr>
      <w:rPr/>
    </w:lvl>
    <w:lvl w:ilvl="2">
      <w:start w:val="4"/>
      <w:numFmt w:val="decimal"/>
      <w:lvlText w:val="%3."/>
      <w:lvlJc w:val="left"/>
      <w:pPr>
        <w:ind w:left="2160" w:hanging="360"/>
      </w:pPr>
      <w:rPr/>
    </w:lvl>
    <w:lvl w:ilvl="3">
      <w:start w:val="4"/>
      <w:numFmt w:val="decimal"/>
      <w:lvlText w:val="%4."/>
      <w:lvlJc w:val="left"/>
      <w:pPr>
        <w:ind w:left="2880" w:hanging="360"/>
      </w:pPr>
      <w:rPr/>
    </w:lvl>
    <w:lvl w:ilvl="4">
      <w:start w:val="4"/>
      <w:numFmt w:val="decimal"/>
      <w:lvlText w:val="%5."/>
      <w:lvlJc w:val="left"/>
      <w:pPr>
        <w:ind w:left="3600" w:hanging="360"/>
      </w:pPr>
      <w:rPr/>
    </w:lvl>
    <w:lvl w:ilvl="5">
      <w:start w:val="4"/>
      <w:numFmt w:val="decimal"/>
      <w:lvlText w:val="%6."/>
      <w:lvlJc w:val="left"/>
      <w:pPr>
        <w:ind w:left="4320" w:hanging="360"/>
      </w:pPr>
      <w:rPr/>
    </w:lvl>
    <w:lvl w:ilvl="6">
      <w:start w:val="4"/>
      <w:numFmt w:val="decimal"/>
      <w:lvlText w:val="%7."/>
      <w:lvlJc w:val="left"/>
      <w:pPr>
        <w:ind w:left="5040" w:hanging="360"/>
      </w:pPr>
      <w:rPr/>
    </w:lvl>
    <w:lvl w:ilvl="7">
      <w:start w:val="4"/>
      <w:numFmt w:val="decimal"/>
      <w:lvlText w:val="%8."/>
      <w:lvlJc w:val="left"/>
      <w:pPr>
        <w:ind w:left="5760" w:hanging="360"/>
      </w:pPr>
      <w:rPr/>
    </w:lvl>
    <w:lvl w:ilvl="8">
      <w:start w:val="4"/>
      <w:numFmt w:val="decimal"/>
      <w:lvlText w:val="%9."/>
      <w:lvlJc w:val="left"/>
      <w:pPr>
        <w:ind w:left="6480" w:hanging="360"/>
      </w:pPr>
      <w:rPr/>
    </w:lvl>
  </w:abstractNum>
  <w:abstractNum w:abstractNumId="40">
    <w:lvl w:ilvl="0">
      <w:start w:val="6"/>
      <w:numFmt w:val="decimal"/>
      <w:lvlText w:val="%1."/>
      <w:lvlJc w:val="left"/>
      <w:pPr>
        <w:ind w:left="720" w:hanging="360"/>
      </w:pPr>
      <w:rPr/>
    </w:lvl>
    <w:lvl w:ilvl="1">
      <w:start w:val="6"/>
      <w:numFmt w:val="decimal"/>
      <w:lvlText w:val="%2."/>
      <w:lvlJc w:val="left"/>
      <w:pPr>
        <w:ind w:left="1440" w:hanging="360"/>
      </w:pPr>
      <w:rPr/>
    </w:lvl>
    <w:lvl w:ilvl="2">
      <w:start w:val="6"/>
      <w:numFmt w:val="decimal"/>
      <w:lvlText w:val="%3."/>
      <w:lvlJc w:val="left"/>
      <w:pPr>
        <w:ind w:left="2160" w:hanging="360"/>
      </w:pPr>
      <w:rPr/>
    </w:lvl>
    <w:lvl w:ilvl="3">
      <w:start w:val="6"/>
      <w:numFmt w:val="decimal"/>
      <w:lvlText w:val="%4."/>
      <w:lvlJc w:val="left"/>
      <w:pPr>
        <w:ind w:left="2880" w:hanging="360"/>
      </w:pPr>
      <w:rPr/>
    </w:lvl>
    <w:lvl w:ilvl="4">
      <w:start w:val="6"/>
      <w:numFmt w:val="decimal"/>
      <w:lvlText w:val="%5."/>
      <w:lvlJc w:val="left"/>
      <w:pPr>
        <w:ind w:left="3600" w:hanging="360"/>
      </w:pPr>
      <w:rPr/>
    </w:lvl>
    <w:lvl w:ilvl="5">
      <w:start w:val="6"/>
      <w:numFmt w:val="decimal"/>
      <w:lvlText w:val="%6."/>
      <w:lvlJc w:val="left"/>
      <w:pPr>
        <w:ind w:left="4320" w:hanging="360"/>
      </w:pPr>
      <w:rPr/>
    </w:lvl>
    <w:lvl w:ilvl="6">
      <w:start w:val="6"/>
      <w:numFmt w:val="decimal"/>
      <w:lvlText w:val="%7."/>
      <w:lvlJc w:val="left"/>
      <w:pPr>
        <w:ind w:left="5040" w:hanging="360"/>
      </w:pPr>
      <w:rPr/>
    </w:lvl>
    <w:lvl w:ilvl="7">
      <w:start w:val="6"/>
      <w:numFmt w:val="decimal"/>
      <w:lvlText w:val="%8."/>
      <w:lvlJc w:val="left"/>
      <w:pPr>
        <w:ind w:left="5760" w:hanging="360"/>
      </w:pPr>
      <w:rPr/>
    </w:lvl>
    <w:lvl w:ilvl="8">
      <w:start w:val="6"/>
      <w:numFmt w:val="decimal"/>
      <w:lvlText w:val="%9."/>
      <w:lvlJc w:val="left"/>
      <w:pPr>
        <w:ind w:left="6480" w:hanging="360"/>
      </w:pPr>
      <w:rPr/>
    </w:lvl>
  </w:abstractNum>
  <w:abstractNum w:abstractNumId="41">
    <w:lvl w:ilvl="0">
      <w:start w:val="8"/>
      <w:numFmt w:val="decimal"/>
      <w:lvlText w:val="%1."/>
      <w:lvlJc w:val="left"/>
      <w:pPr>
        <w:ind w:left="720" w:hanging="360"/>
      </w:pPr>
      <w:rPr/>
    </w:lvl>
    <w:lvl w:ilvl="1">
      <w:start w:val="8"/>
      <w:numFmt w:val="decimal"/>
      <w:lvlText w:val="%2."/>
      <w:lvlJc w:val="left"/>
      <w:pPr>
        <w:ind w:left="1440" w:hanging="360"/>
      </w:pPr>
      <w:rPr/>
    </w:lvl>
    <w:lvl w:ilvl="2">
      <w:start w:val="8"/>
      <w:numFmt w:val="decimal"/>
      <w:lvlText w:val="%3."/>
      <w:lvlJc w:val="left"/>
      <w:pPr>
        <w:ind w:left="2160" w:hanging="360"/>
      </w:pPr>
      <w:rPr/>
    </w:lvl>
    <w:lvl w:ilvl="3">
      <w:start w:val="8"/>
      <w:numFmt w:val="decimal"/>
      <w:lvlText w:val="%4."/>
      <w:lvlJc w:val="left"/>
      <w:pPr>
        <w:ind w:left="2880" w:hanging="360"/>
      </w:pPr>
      <w:rPr/>
    </w:lvl>
    <w:lvl w:ilvl="4">
      <w:start w:val="8"/>
      <w:numFmt w:val="decimal"/>
      <w:lvlText w:val="%5."/>
      <w:lvlJc w:val="left"/>
      <w:pPr>
        <w:ind w:left="3600" w:hanging="360"/>
      </w:pPr>
      <w:rPr/>
    </w:lvl>
    <w:lvl w:ilvl="5">
      <w:start w:val="8"/>
      <w:numFmt w:val="decimal"/>
      <w:lvlText w:val="%6."/>
      <w:lvlJc w:val="left"/>
      <w:pPr>
        <w:ind w:left="4320" w:hanging="360"/>
      </w:pPr>
      <w:rPr/>
    </w:lvl>
    <w:lvl w:ilvl="6">
      <w:start w:val="8"/>
      <w:numFmt w:val="decimal"/>
      <w:lvlText w:val="%7."/>
      <w:lvlJc w:val="left"/>
      <w:pPr>
        <w:ind w:left="5040" w:hanging="360"/>
      </w:pPr>
      <w:rPr/>
    </w:lvl>
    <w:lvl w:ilvl="7">
      <w:start w:val="8"/>
      <w:numFmt w:val="decimal"/>
      <w:lvlText w:val="%8."/>
      <w:lvlJc w:val="left"/>
      <w:pPr>
        <w:ind w:left="5760" w:hanging="360"/>
      </w:pPr>
      <w:rPr/>
    </w:lvl>
    <w:lvl w:ilvl="8">
      <w:start w:val="8"/>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76" w:lineRule="auto"/>
    </w:pPr>
    <w:rPr>
      <w:rFonts w:ascii="Times New Roman" w:cs="Times New Roman" w:eastAsia="Times New Roman" w:hAnsi="Times New Roman"/>
      <w:b w:val="1"/>
      <w:bCs w:val="1"/>
      <w:color w:val="0f4761"/>
      <w:sz w:val="32"/>
      <w:szCs w:val="32"/>
    </w:rPr>
  </w:style>
  <w:style w:type="paragraph" w:styleId="Heading2">
    <w:name w:val="heading 2"/>
    <w:basedOn w:val="Normal"/>
    <w:next w:val="Normal"/>
    <w:pPr>
      <w:keepNext w:val="1"/>
      <w:keepLines w:val="1"/>
      <w:spacing w:after="120" w:before="160" w:line="276" w:lineRule="auto"/>
    </w:pPr>
    <w:rPr>
      <w:rFonts w:ascii="Times New Roman" w:cs="Times New Roman" w:eastAsia="Times New Roman" w:hAnsi="Times New Roman"/>
      <w:b w:val="1"/>
      <w:bCs w:val="1"/>
      <w:color w:val="0f4761"/>
      <w:sz w:val="28"/>
      <w:szCs w:val="28"/>
    </w:rPr>
  </w:style>
  <w:style w:type="paragraph" w:styleId="Heading3">
    <w:name w:val="heading 3"/>
    <w:basedOn w:val="Normal"/>
    <w:next w:val="Normal"/>
    <w:pPr>
      <w:keepNext w:val="1"/>
      <w:keepLines w:val="1"/>
      <w:spacing w:after="120" w:before="160" w:line="276" w:lineRule="auto"/>
    </w:pPr>
    <w:rPr>
      <w:rFonts w:ascii="Times New Roman" w:cs="Times New Roman" w:eastAsia="Times New Roman" w:hAnsi="Times New Roman"/>
      <w:b w:val="1"/>
      <w:bCs w:val="1"/>
      <w:color w:val="0f4761"/>
      <w:sz w:val="26"/>
      <w:szCs w:val="26"/>
    </w:rPr>
  </w:style>
  <w:style w:type="paragraph" w:styleId="Heading4">
    <w:name w:val="heading 4"/>
    <w:basedOn w:val="Normal"/>
    <w:next w:val="Normal"/>
    <w:pPr>
      <w:keepNext w:val="1"/>
      <w:keepLines w:val="1"/>
      <w:spacing w:after="120" w:before="80" w:line="276" w:lineRule="auto"/>
    </w:pPr>
    <w:rPr>
      <w:rFonts w:ascii="Times New Roman" w:cs="Times New Roman" w:eastAsia="Times New Roman" w:hAnsi="Times New Roman"/>
      <w:b w:val="1"/>
      <w:bCs w:val="1"/>
      <w:i w:val="1"/>
      <w:iCs w:val="1"/>
      <w:color w:val="0f4761"/>
      <w:sz w:val="24"/>
      <w:szCs w:val="24"/>
    </w:rPr>
  </w:style>
  <w:style w:type="paragraph" w:styleId="Heading5">
    <w:name w:val="heading 5"/>
    <w:basedOn w:val="Normal"/>
    <w:next w:val="Normal"/>
    <w:pPr>
      <w:keepNext w:val="1"/>
      <w:keepLines w:val="1"/>
      <w:spacing w:after="120" w:before="80" w:line="276" w:lineRule="auto"/>
    </w:pPr>
    <w:rPr>
      <w:rFonts w:ascii="Times New Roman" w:cs="Times New Roman" w:eastAsia="Times New Roman" w:hAnsi="Times New Roman"/>
      <w:b w:val="1"/>
      <w:bCs w:val="1"/>
      <w:color w:val="0f4761"/>
      <w:sz w:val="24"/>
      <w:szCs w:val="24"/>
    </w:rPr>
  </w:style>
  <w:style w:type="paragraph" w:styleId="Heading6">
    <w:name w:val="heading 6"/>
    <w:basedOn w:val="Normal"/>
    <w:next w:val="Normal"/>
    <w:pPr>
      <w:keepNext w:val="1"/>
      <w:keepLines w:val="1"/>
      <w:spacing w:after="120" w:before="40" w:line="276" w:lineRule="auto"/>
    </w:pPr>
    <w:rPr>
      <w:rFonts w:ascii="Times New Roman" w:cs="Times New Roman" w:eastAsia="Times New Roman" w:hAnsi="Times New Roman"/>
      <w:b w:val="1"/>
      <w:bCs w:val="1"/>
      <w:i w:val="1"/>
      <w:iCs w:val="1"/>
      <w:color w:val="595959"/>
      <w:sz w:val="24"/>
      <w:szCs w:val="24"/>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Relationships xmlns="http://schemas.openxmlformats.org/package/2006/relationships"><Relationship Id="rId20" Type="http://schemas.openxmlformats.org/officeDocument/2006/relationships/hyperlink" Target="https://doi.org/10.1016/j.ijforecast.2004.10.001" TargetMode="External"/><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doi.org/10.1137/1.9781611972771.42" TargetMode="External"/><Relationship Id="rId13" Type="http://schemas.openxmlformats.org/officeDocument/2006/relationships/hyperlink" Target="https://doi.org/10.1145/2523813"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doi.org/10.1287/opre.32.4.818" TargetMode="External"/><Relationship Id="rId14" Type="http://schemas.openxmlformats.org/officeDocument/2006/relationships/hyperlink" Target="https://doi.org/10.3390/app13116515" TargetMode="External"/><Relationship Id="rId17" Type="http://schemas.openxmlformats.org/officeDocument/2006/relationships/hyperlink" Target="https://doi.org/10.1016/S0377-2217(01)00231-4" TargetMode="External"/><Relationship Id="rId16" Type="http://schemas.openxmlformats.org/officeDocument/2006/relationships/hyperlink" Target="https://doi.org/10.1287/msom.1.1.50" TargetMode="External"/><Relationship Id="rId5" Type="http://schemas.openxmlformats.org/officeDocument/2006/relationships/numbering" Target="numbering.xml"/><Relationship Id="rId19" Type="http://schemas.openxmlformats.org/officeDocument/2006/relationships/hyperlink" Target="https://doi.org/10.2307/3007885" TargetMode="External"/><Relationship Id="rId6" Type="http://schemas.openxmlformats.org/officeDocument/2006/relationships/styles" Target="styles.xml"/><Relationship Id="rId18" Type="http://schemas.openxmlformats.org/officeDocument/2006/relationships/hyperlink" Target="https://doi.org/10.1287/opre.2018.1757" TargetMode="External"/><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thesis/references.bib</vt:lpwstr>
  </property>
  <property fmtid="{D5CDD505-2E9C-101B-9397-08002B2CF9AE}" pid="3" name="csl">
    <vt:lpwstr>thesis/ieee.csl</vt:lpwstr>
  </property>
  <property fmtid="{D5CDD505-2E9C-101B-9397-08002B2CF9AE}" pid="4" name="date">
    <vt:lpwstr>May 2026</vt:lpwstr>
  </property>
  <property fmtid="{D5CDD505-2E9C-101B-9397-08002B2CF9AE}" pid="5" name="link-citations">
    <vt:lpwstr>True</vt:lpwstr>
  </property>
</Properties>
</file>